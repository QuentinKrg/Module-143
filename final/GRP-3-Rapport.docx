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F586B4" w14:textId="35F7C145" w:rsidR="006373EE" w:rsidRPr="007F7FEB" w:rsidRDefault="007C525E" w:rsidP="00A00A7A">
      <w:pPr>
        <w:pStyle w:val="Titre"/>
      </w:pPr>
      <w:r w:rsidRPr="007F7FEB">
        <w:t xml:space="preserve">EPSIC </w:t>
      </w:r>
      <w:r w:rsidR="006373EE" w:rsidRPr="007F7FEB">
        <w:t>–</w:t>
      </w:r>
      <w:r w:rsidRPr="007F7FEB">
        <w:t xml:space="preserve"> 2018</w:t>
      </w:r>
    </w:p>
    <w:p w14:paraId="7D8DD10D" w14:textId="5BB994C9" w:rsidR="007C525E" w:rsidRPr="007F7FEB" w:rsidRDefault="007C525E" w:rsidP="00A00A7A">
      <w:pPr>
        <w:rPr>
          <w:lang w:eastAsia="fr-CH"/>
        </w:rPr>
      </w:pPr>
    </w:p>
    <w:p w14:paraId="26852B86" w14:textId="0F94025E" w:rsidR="00BE336F" w:rsidRPr="007F7FEB" w:rsidRDefault="007C525E" w:rsidP="00A00A7A">
      <w:pPr>
        <w:pStyle w:val="Titre"/>
      </w:pPr>
      <w:r w:rsidRPr="007F7FEB">
        <w:t xml:space="preserve"> </w:t>
      </w:r>
      <w:r w:rsidR="00B32163" w:rsidRPr="007F7FEB">
        <w:t>Module ICT 143</w:t>
      </w:r>
    </w:p>
    <w:p w14:paraId="5DE38E1E" w14:textId="129F1691" w:rsidR="00B32163" w:rsidRPr="007F7FEB" w:rsidRDefault="00B32163" w:rsidP="00A00A7A">
      <w:pPr>
        <w:rPr>
          <w:lang w:eastAsia="fr-CH"/>
        </w:rPr>
      </w:pPr>
    </w:p>
    <w:p w14:paraId="7DCFF7F3" w14:textId="7CC07F9C" w:rsidR="0047481D" w:rsidRPr="007F7FEB" w:rsidRDefault="00B32163" w:rsidP="00A00A7A">
      <w:pPr>
        <w:pStyle w:val="Sous-titre"/>
      </w:pPr>
      <w:r w:rsidRPr="007F7FEB">
        <w:t>Rapport du groupe 3 – Winston, Quentin, Pablo, Dylan</w:t>
      </w:r>
    </w:p>
    <w:p w14:paraId="2E682A6D" w14:textId="5BC72765" w:rsidR="0047481D" w:rsidRPr="007F7FEB" w:rsidRDefault="00AA0F25" w:rsidP="00A00A7A">
      <w:pPr>
        <w:sectPr w:rsidR="0047481D" w:rsidRPr="007F7FEB"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sidRPr="007F7FEB">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Start w:id="0" w:name="_Toc532721052" w:displacedByCustomXml="next"/>
    <w:sdt>
      <w:sdtPr>
        <w:rPr>
          <w:rFonts w:eastAsiaTheme="minorHAnsi"/>
          <w:b w:val="0"/>
          <w:color w:val="auto"/>
          <w:sz w:val="22"/>
          <w:szCs w:val="22"/>
          <w:lang w:val="fr-FR" w:eastAsia="en-US"/>
        </w:rPr>
        <w:id w:val="1991446728"/>
        <w:docPartObj>
          <w:docPartGallery w:val="Table of Contents"/>
          <w:docPartUnique/>
        </w:docPartObj>
      </w:sdtPr>
      <w:sdtEndPr/>
      <w:sdtContent>
        <w:p w14:paraId="0AFE3F82" w14:textId="17F20943" w:rsidR="005131E4" w:rsidRPr="007F7FEB" w:rsidRDefault="005131E4" w:rsidP="00EE5081">
          <w:pPr>
            <w:pStyle w:val="Titre1"/>
          </w:pPr>
          <w:r w:rsidRPr="007F7FEB">
            <w:t>Table des matières</w:t>
          </w:r>
          <w:bookmarkEnd w:id="0"/>
        </w:p>
        <w:p w14:paraId="1400C32E" w14:textId="7D57C2D7" w:rsidR="004D192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sidRPr="007F7FEB">
            <w:rPr>
              <w:noProof/>
              <w:lang w:val="fr-FR"/>
            </w:rPr>
            <w:fldChar w:fldCharType="begin"/>
          </w:r>
          <w:r w:rsidRPr="007F7FEB">
            <w:rPr>
              <w:noProof/>
              <w:lang w:val="fr-FR"/>
            </w:rPr>
            <w:instrText xml:space="preserve"> TOC \o "1-4" \h \z \u </w:instrText>
          </w:r>
          <w:r w:rsidRPr="007F7FEB">
            <w:rPr>
              <w:noProof/>
              <w:lang w:val="fr-FR"/>
            </w:rPr>
            <w:fldChar w:fldCharType="separate"/>
          </w:r>
          <w:hyperlink w:anchor="_Toc532721052" w:history="1">
            <w:r w:rsidR="004D192D" w:rsidRPr="009C41E3">
              <w:rPr>
                <w:rStyle w:val="Lienhypertexte"/>
                <w:noProof/>
              </w:rPr>
              <w:t>1</w:t>
            </w:r>
            <w:r w:rsidR="004D192D">
              <w:rPr>
                <w:rFonts w:asciiTheme="minorHAnsi" w:eastAsiaTheme="minorEastAsia" w:hAnsiTheme="minorHAnsi" w:cstheme="minorBidi"/>
                <w:b w:val="0"/>
                <w:bCs w:val="0"/>
                <w:caps w:val="0"/>
                <w:noProof/>
                <w:sz w:val="22"/>
                <w:szCs w:val="22"/>
                <w:shd w:val="clear" w:color="auto" w:fill="auto"/>
                <w:lang w:eastAsia="fr-CH"/>
              </w:rPr>
              <w:tab/>
            </w:r>
            <w:r w:rsidR="004D192D" w:rsidRPr="009C41E3">
              <w:rPr>
                <w:rStyle w:val="Lienhypertexte"/>
                <w:noProof/>
              </w:rPr>
              <w:t>Table des matières</w:t>
            </w:r>
            <w:r w:rsidR="004D192D">
              <w:rPr>
                <w:noProof/>
                <w:webHidden/>
              </w:rPr>
              <w:tab/>
            </w:r>
            <w:r w:rsidR="004D192D">
              <w:rPr>
                <w:noProof/>
                <w:webHidden/>
              </w:rPr>
              <w:fldChar w:fldCharType="begin"/>
            </w:r>
            <w:r w:rsidR="004D192D">
              <w:rPr>
                <w:noProof/>
                <w:webHidden/>
              </w:rPr>
              <w:instrText xml:space="preserve"> PAGEREF _Toc532721052 \h </w:instrText>
            </w:r>
            <w:r w:rsidR="004D192D">
              <w:rPr>
                <w:noProof/>
                <w:webHidden/>
              </w:rPr>
            </w:r>
            <w:r w:rsidR="004D192D">
              <w:rPr>
                <w:noProof/>
                <w:webHidden/>
              </w:rPr>
              <w:fldChar w:fldCharType="separate"/>
            </w:r>
            <w:r w:rsidR="004D192D">
              <w:rPr>
                <w:noProof/>
                <w:webHidden/>
              </w:rPr>
              <w:t>2</w:t>
            </w:r>
            <w:r w:rsidR="004D192D">
              <w:rPr>
                <w:noProof/>
                <w:webHidden/>
              </w:rPr>
              <w:fldChar w:fldCharType="end"/>
            </w:r>
          </w:hyperlink>
        </w:p>
        <w:p w14:paraId="7C4C8117" w14:textId="48F1F5D7" w:rsidR="004D192D" w:rsidRDefault="005E1AD6">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721053" w:history="1">
            <w:r w:rsidR="004D192D" w:rsidRPr="009C41E3">
              <w:rPr>
                <w:rStyle w:val="Lienhypertexte"/>
                <w:noProof/>
              </w:rPr>
              <w:t>2</w:t>
            </w:r>
            <w:r w:rsidR="004D192D">
              <w:rPr>
                <w:rFonts w:asciiTheme="minorHAnsi" w:eastAsiaTheme="minorEastAsia" w:hAnsiTheme="minorHAnsi" w:cstheme="minorBidi"/>
                <w:b w:val="0"/>
                <w:bCs w:val="0"/>
                <w:caps w:val="0"/>
                <w:noProof/>
                <w:sz w:val="22"/>
                <w:szCs w:val="22"/>
                <w:shd w:val="clear" w:color="auto" w:fill="auto"/>
                <w:lang w:eastAsia="fr-CH"/>
              </w:rPr>
              <w:tab/>
            </w:r>
            <w:r w:rsidR="004D192D" w:rsidRPr="009C41E3">
              <w:rPr>
                <w:rStyle w:val="Lienhypertexte"/>
                <w:noProof/>
              </w:rPr>
              <w:t>Partie 1</w:t>
            </w:r>
            <w:r w:rsidR="004D192D">
              <w:rPr>
                <w:noProof/>
                <w:webHidden/>
              </w:rPr>
              <w:tab/>
            </w:r>
            <w:r w:rsidR="004D192D">
              <w:rPr>
                <w:noProof/>
                <w:webHidden/>
              </w:rPr>
              <w:fldChar w:fldCharType="begin"/>
            </w:r>
            <w:r w:rsidR="004D192D">
              <w:rPr>
                <w:noProof/>
                <w:webHidden/>
              </w:rPr>
              <w:instrText xml:space="preserve"> PAGEREF _Toc532721053 \h </w:instrText>
            </w:r>
            <w:r w:rsidR="004D192D">
              <w:rPr>
                <w:noProof/>
                <w:webHidden/>
              </w:rPr>
            </w:r>
            <w:r w:rsidR="004D192D">
              <w:rPr>
                <w:noProof/>
                <w:webHidden/>
              </w:rPr>
              <w:fldChar w:fldCharType="separate"/>
            </w:r>
            <w:r w:rsidR="004D192D">
              <w:rPr>
                <w:noProof/>
                <w:webHidden/>
              </w:rPr>
              <w:t>6</w:t>
            </w:r>
            <w:r w:rsidR="004D192D">
              <w:rPr>
                <w:noProof/>
                <w:webHidden/>
              </w:rPr>
              <w:fldChar w:fldCharType="end"/>
            </w:r>
          </w:hyperlink>
        </w:p>
        <w:p w14:paraId="1E015734" w14:textId="385B82BB"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54" w:history="1">
            <w:r w:rsidR="004D192D" w:rsidRPr="009C41E3">
              <w:rPr>
                <w:rStyle w:val="Lienhypertexte"/>
                <w:noProof/>
              </w:rPr>
              <w:t>2.1</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Casino de Montreux</w:t>
            </w:r>
            <w:r w:rsidR="004D192D">
              <w:rPr>
                <w:noProof/>
                <w:webHidden/>
              </w:rPr>
              <w:tab/>
            </w:r>
            <w:r w:rsidR="004D192D">
              <w:rPr>
                <w:noProof/>
                <w:webHidden/>
              </w:rPr>
              <w:fldChar w:fldCharType="begin"/>
            </w:r>
            <w:r w:rsidR="004D192D">
              <w:rPr>
                <w:noProof/>
                <w:webHidden/>
              </w:rPr>
              <w:instrText xml:space="preserve"> PAGEREF _Toc532721054 \h </w:instrText>
            </w:r>
            <w:r w:rsidR="004D192D">
              <w:rPr>
                <w:noProof/>
                <w:webHidden/>
              </w:rPr>
            </w:r>
            <w:r w:rsidR="004D192D">
              <w:rPr>
                <w:noProof/>
                <w:webHidden/>
              </w:rPr>
              <w:fldChar w:fldCharType="separate"/>
            </w:r>
            <w:r w:rsidR="004D192D">
              <w:rPr>
                <w:noProof/>
                <w:webHidden/>
              </w:rPr>
              <w:t>6</w:t>
            </w:r>
            <w:r w:rsidR="004D192D">
              <w:rPr>
                <w:noProof/>
                <w:webHidden/>
              </w:rPr>
              <w:fldChar w:fldCharType="end"/>
            </w:r>
          </w:hyperlink>
        </w:p>
        <w:p w14:paraId="347B2581" w14:textId="3D46BE9F"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55" w:history="1">
            <w:r w:rsidR="004D192D" w:rsidRPr="009C41E3">
              <w:rPr>
                <w:rStyle w:val="Lienhypertexte"/>
                <w:noProof/>
              </w:rPr>
              <w:t>2.1.1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Introduction</w:t>
            </w:r>
            <w:r w:rsidR="004D192D">
              <w:rPr>
                <w:noProof/>
                <w:webHidden/>
              </w:rPr>
              <w:tab/>
            </w:r>
            <w:r w:rsidR="004D192D">
              <w:rPr>
                <w:noProof/>
                <w:webHidden/>
              </w:rPr>
              <w:fldChar w:fldCharType="begin"/>
            </w:r>
            <w:r w:rsidR="004D192D">
              <w:rPr>
                <w:noProof/>
                <w:webHidden/>
              </w:rPr>
              <w:instrText xml:space="preserve"> PAGEREF _Toc532721055 \h </w:instrText>
            </w:r>
            <w:r w:rsidR="004D192D">
              <w:rPr>
                <w:noProof/>
                <w:webHidden/>
              </w:rPr>
            </w:r>
            <w:r w:rsidR="004D192D">
              <w:rPr>
                <w:noProof/>
                <w:webHidden/>
              </w:rPr>
              <w:fldChar w:fldCharType="separate"/>
            </w:r>
            <w:r w:rsidR="004D192D">
              <w:rPr>
                <w:noProof/>
                <w:webHidden/>
              </w:rPr>
              <w:t>6</w:t>
            </w:r>
            <w:r w:rsidR="004D192D">
              <w:rPr>
                <w:noProof/>
                <w:webHidden/>
              </w:rPr>
              <w:fldChar w:fldCharType="end"/>
            </w:r>
          </w:hyperlink>
        </w:p>
        <w:p w14:paraId="735AA7DE" w14:textId="16C1AFA8"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56" w:history="1">
            <w:r w:rsidR="004D192D" w:rsidRPr="009C41E3">
              <w:rPr>
                <w:rStyle w:val="Lienhypertexte"/>
                <w:noProof/>
              </w:rPr>
              <w:t>2.1.2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Traitement de données.</w:t>
            </w:r>
            <w:r w:rsidR="004D192D">
              <w:rPr>
                <w:noProof/>
                <w:webHidden/>
              </w:rPr>
              <w:tab/>
            </w:r>
            <w:r w:rsidR="004D192D">
              <w:rPr>
                <w:noProof/>
                <w:webHidden/>
              </w:rPr>
              <w:fldChar w:fldCharType="begin"/>
            </w:r>
            <w:r w:rsidR="004D192D">
              <w:rPr>
                <w:noProof/>
                <w:webHidden/>
              </w:rPr>
              <w:instrText xml:space="preserve"> PAGEREF _Toc532721056 \h </w:instrText>
            </w:r>
            <w:r w:rsidR="004D192D">
              <w:rPr>
                <w:noProof/>
                <w:webHidden/>
              </w:rPr>
            </w:r>
            <w:r w:rsidR="004D192D">
              <w:rPr>
                <w:noProof/>
                <w:webHidden/>
              </w:rPr>
              <w:fldChar w:fldCharType="separate"/>
            </w:r>
            <w:r w:rsidR="004D192D">
              <w:rPr>
                <w:noProof/>
                <w:webHidden/>
              </w:rPr>
              <w:t>6</w:t>
            </w:r>
            <w:r w:rsidR="004D192D">
              <w:rPr>
                <w:noProof/>
                <w:webHidden/>
              </w:rPr>
              <w:fldChar w:fldCharType="end"/>
            </w:r>
          </w:hyperlink>
        </w:p>
        <w:p w14:paraId="77E6DFF6" w14:textId="3874B74D"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57" w:history="1">
            <w:r w:rsidR="004D192D" w:rsidRPr="009C41E3">
              <w:rPr>
                <w:rStyle w:val="Lienhypertexte"/>
                <w:noProof/>
              </w:rPr>
              <w:t>2.1.3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RGPD - Actions et mesures prises.</w:t>
            </w:r>
            <w:r w:rsidR="004D192D">
              <w:rPr>
                <w:noProof/>
                <w:webHidden/>
              </w:rPr>
              <w:tab/>
            </w:r>
            <w:r w:rsidR="004D192D">
              <w:rPr>
                <w:noProof/>
                <w:webHidden/>
              </w:rPr>
              <w:fldChar w:fldCharType="begin"/>
            </w:r>
            <w:r w:rsidR="004D192D">
              <w:rPr>
                <w:noProof/>
                <w:webHidden/>
              </w:rPr>
              <w:instrText xml:space="preserve"> PAGEREF _Toc532721057 \h </w:instrText>
            </w:r>
            <w:r w:rsidR="004D192D">
              <w:rPr>
                <w:noProof/>
                <w:webHidden/>
              </w:rPr>
            </w:r>
            <w:r w:rsidR="004D192D">
              <w:rPr>
                <w:noProof/>
                <w:webHidden/>
              </w:rPr>
              <w:fldChar w:fldCharType="separate"/>
            </w:r>
            <w:r w:rsidR="004D192D">
              <w:rPr>
                <w:noProof/>
                <w:webHidden/>
              </w:rPr>
              <w:t>6</w:t>
            </w:r>
            <w:r w:rsidR="004D192D">
              <w:rPr>
                <w:noProof/>
                <w:webHidden/>
              </w:rPr>
              <w:fldChar w:fldCharType="end"/>
            </w:r>
          </w:hyperlink>
        </w:p>
        <w:p w14:paraId="6F2AEB5B" w14:textId="79B1F1B0"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58" w:history="1">
            <w:r w:rsidR="004D192D" w:rsidRPr="009C41E3">
              <w:rPr>
                <w:rStyle w:val="Lienhypertexte"/>
                <w:noProof/>
              </w:rPr>
              <w:t>2.1.4</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Techniques de protections des données.</w:t>
            </w:r>
            <w:r w:rsidR="004D192D">
              <w:rPr>
                <w:noProof/>
                <w:webHidden/>
              </w:rPr>
              <w:tab/>
            </w:r>
            <w:r w:rsidR="004D192D">
              <w:rPr>
                <w:noProof/>
                <w:webHidden/>
              </w:rPr>
              <w:fldChar w:fldCharType="begin"/>
            </w:r>
            <w:r w:rsidR="004D192D">
              <w:rPr>
                <w:noProof/>
                <w:webHidden/>
              </w:rPr>
              <w:instrText xml:space="preserve"> PAGEREF _Toc532721058 \h </w:instrText>
            </w:r>
            <w:r w:rsidR="004D192D">
              <w:rPr>
                <w:noProof/>
                <w:webHidden/>
              </w:rPr>
            </w:r>
            <w:r w:rsidR="004D192D">
              <w:rPr>
                <w:noProof/>
                <w:webHidden/>
              </w:rPr>
              <w:fldChar w:fldCharType="separate"/>
            </w:r>
            <w:r w:rsidR="004D192D">
              <w:rPr>
                <w:noProof/>
                <w:webHidden/>
              </w:rPr>
              <w:t>6</w:t>
            </w:r>
            <w:r w:rsidR="004D192D">
              <w:rPr>
                <w:noProof/>
                <w:webHidden/>
              </w:rPr>
              <w:fldChar w:fldCharType="end"/>
            </w:r>
          </w:hyperlink>
        </w:p>
        <w:p w14:paraId="5C940029" w14:textId="0FFA8182"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59" w:history="1">
            <w:r w:rsidR="004D192D" w:rsidRPr="009C41E3">
              <w:rPr>
                <w:rStyle w:val="Lienhypertexte"/>
                <w:noProof/>
              </w:rPr>
              <w:t>2.1.5</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Technologies utilisées</w:t>
            </w:r>
            <w:r w:rsidR="004D192D">
              <w:rPr>
                <w:noProof/>
                <w:webHidden/>
              </w:rPr>
              <w:tab/>
            </w:r>
            <w:r w:rsidR="004D192D">
              <w:rPr>
                <w:noProof/>
                <w:webHidden/>
              </w:rPr>
              <w:fldChar w:fldCharType="begin"/>
            </w:r>
            <w:r w:rsidR="004D192D">
              <w:rPr>
                <w:noProof/>
                <w:webHidden/>
              </w:rPr>
              <w:instrText xml:space="preserve"> PAGEREF _Toc532721059 \h </w:instrText>
            </w:r>
            <w:r w:rsidR="004D192D">
              <w:rPr>
                <w:noProof/>
                <w:webHidden/>
              </w:rPr>
            </w:r>
            <w:r w:rsidR="004D192D">
              <w:rPr>
                <w:noProof/>
                <w:webHidden/>
              </w:rPr>
              <w:fldChar w:fldCharType="separate"/>
            </w:r>
            <w:r w:rsidR="004D192D">
              <w:rPr>
                <w:noProof/>
                <w:webHidden/>
              </w:rPr>
              <w:t>6</w:t>
            </w:r>
            <w:r w:rsidR="004D192D">
              <w:rPr>
                <w:noProof/>
                <w:webHidden/>
              </w:rPr>
              <w:fldChar w:fldCharType="end"/>
            </w:r>
          </w:hyperlink>
        </w:p>
        <w:p w14:paraId="34D719B5" w14:textId="00B8C7E0"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0" w:history="1">
            <w:r w:rsidR="004D192D" w:rsidRPr="009C41E3">
              <w:rPr>
                <w:rStyle w:val="Lienhypertexte"/>
                <w:noProof/>
              </w:rPr>
              <w:t>2.1.6</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PRA et PCA</w:t>
            </w:r>
            <w:r w:rsidR="004D192D">
              <w:rPr>
                <w:noProof/>
                <w:webHidden/>
              </w:rPr>
              <w:tab/>
            </w:r>
            <w:r w:rsidR="004D192D">
              <w:rPr>
                <w:noProof/>
                <w:webHidden/>
              </w:rPr>
              <w:fldChar w:fldCharType="begin"/>
            </w:r>
            <w:r w:rsidR="004D192D">
              <w:rPr>
                <w:noProof/>
                <w:webHidden/>
              </w:rPr>
              <w:instrText xml:space="preserve"> PAGEREF _Toc532721060 \h </w:instrText>
            </w:r>
            <w:r w:rsidR="004D192D">
              <w:rPr>
                <w:noProof/>
                <w:webHidden/>
              </w:rPr>
            </w:r>
            <w:r w:rsidR="004D192D">
              <w:rPr>
                <w:noProof/>
                <w:webHidden/>
              </w:rPr>
              <w:fldChar w:fldCharType="separate"/>
            </w:r>
            <w:r w:rsidR="004D192D">
              <w:rPr>
                <w:noProof/>
                <w:webHidden/>
              </w:rPr>
              <w:t>6</w:t>
            </w:r>
            <w:r w:rsidR="004D192D">
              <w:rPr>
                <w:noProof/>
                <w:webHidden/>
              </w:rPr>
              <w:fldChar w:fldCharType="end"/>
            </w:r>
          </w:hyperlink>
        </w:p>
        <w:p w14:paraId="3B021569" w14:textId="523528E2"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1" w:history="1">
            <w:r w:rsidR="004D192D" w:rsidRPr="009C41E3">
              <w:rPr>
                <w:rStyle w:val="Lienhypertexte"/>
                <w:noProof/>
              </w:rPr>
              <w:t>2.1.7</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Suite Google</w:t>
            </w:r>
            <w:r w:rsidR="004D192D">
              <w:rPr>
                <w:noProof/>
                <w:webHidden/>
              </w:rPr>
              <w:tab/>
            </w:r>
            <w:r w:rsidR="004D192D">
              <w:rPr>
                <w:noProof/>
                <w:webHidden/>
              </w:rPr>
              <w:fldChar w:fldCharType="begin"/>
            </w:r>
            <w:r w:rsidR="004D192D">
              <w:rPr>
                <w:noProof/>
                <w:webHidden/>
              </w:rPr>
              <w:instrText xml:space="preserve"> PAGEREF _Toc532721061 \h </w:instrText>
            </w:r>
            <w:r w:rsidR="004D192D">
              <w:rPr>
                <w:noProof/>
                <w:webHidden/>
              </w:rPr>
            </w:r>
            <w:r w:rsidR="004D192D">
              <w:rPr>
                <w:noProof/>
                <w:webHidden/>
              </w:rPr>
              <w:fldChar w:fldCharType="separate"/>
            </w:r>
            <w:r w:rsidR="004D192D">
              <w:rPr>
                <w:noProof/>
                <w:webHidden/>
              </w:rPr>
              <w:t>7</w:t>
            </w:r>
            <w:r w:rsidR="004D192D">
              <w:rPr>
                <w:noProof/>
                <w:webHidden/>
              </w:rPr>
              <w:fldChar w:fldCharType="end"/>
            </w:r>
          </w:hyperlink>
        </w:p>
        <w:p w14:paraId="59FC431F" w14:textId="7E2FAA0F"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62" w:history="1">
            <w:r w:rsidR="004D192D" w:rsidRPr="009C41E3">
              <w:rPr>
                <w:rStyle w:val="Lienhypertexte"/>
                <w:noProof/>
              </w:rPr>
              <w:t>2.2</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La Loterie Romande</w:t>
            </w:r>
            <w:r w:rsidR="004D192D">
              <w:rPr>
                <w:noProof/>
                <w:webHidden/>
              </w:rPr>
              <w:tab/>
            </w:r>
            <w:r w:rsidR="004D192D">
              <w:rPr>
                <w:noProof/>
                <w:webHidden/>
              </w:rPr>
              <w:fldChar w:fldCharType="begin"/>
            </w:r>
            <w:r w:rsidR="004D192D">
              <w:rPr>
                <w:noProof/>
                <w:webHidden/>
              </w:rPr>
              <w:instrText xml:space="preserve"> PAGEREF _Toc532721062 \h </w:instrText>
            </w:r>
            <w:r w:rsidR="004D192D">
              <w:rPr>
                <w:noProof/>
                <w:webHidden/>
              </w:rPr>
            </w:r>
            <w:r w:rsidR="004D192D">
              <w:rPr>
                <w:noProof/>
                <w:webHidden/>
              </w:rPr>
              <w:fldChar w:fldCharType="separate"/>
            </w:r>
            <w:r w:rsidR="004D192D">
              <w:rPr>
                <w:noProof/>
                <w:webHidden/>
              </w:rPr>
              <w:t>9</w:t>
            </w:r>
            <w:r w:rsidR="004D192D">
              <w:rPr>
                <w:noProof/>
                <w:webHidden/>
              </w:rPr>
              <w:fldChar w:fldCharType="end"/>
            </w:r>
          </w:hyperlink>
        </w:p>
        <w:p w14:paraId="3DA7DE45" w14:textId="2FD5CF04"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3" w:history="1">
            <w:r w:rsidR="004D192D" w:rsidRPr="009C41E3">
              <w:rPr>
                <w:rStyle w:val="Lienhypertexte"/>
                <w:noProof/>
              </w:rPr>
              <w:t>2.2.1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Introduction</w:t>
            </w:r>
            <w:r w:rsidR="004D192D">
              <w:rPr>
                <w:noProof/>
                <w:webHidden/>
              </w:rPr>
              <w:tab/>
            </w:r>
            <w:r w:rsidR="004D192D">
              <w:rPr>
                <w:noProof/>
                <w:webHidden/>
              </w:rPr>
              <w:fldChar w:fldCharType="begin"/>
            </w:r>
            <w:r w:rsidR="004D192D">
              <w:rPr>
                <w:noProof/>
                <w:webHidden/>
              </w:rPr>
              <w:instrText xml:space="preserve"> PAGEREF _Toc532721063 \h </w:instrText>
            </w:r>
            <w:r w:rsidR="004D192D">
              <w:rPr>
                <w:noProof/>
                <w:webHidden/>
              </w:rPr>
            </w:r>
            <w:r w:rsidR="004D192D">
              <w:rPr>
                <w:noProof/>
                <w:webHidden/>
              </w:rPr>
              <w:fldChar w:fldCharType="separate"/>
            </w:r>
            <w:r w:rsidR="004D192D">
              <w:rPr>
                <w:noProof/>
                <w:webHidden/>
              </w:rPr>
              <w:t>9</w:t>
            </w:r>
            <w:r w:rsidR="004D192D">
              <w:rPr>
                <w:noProof/>
                <w:webHidden/>
              </w:rPr>
              <w:fldChar w:fldCharType="end"/>
            </w:r>
          </w:hyperlink>
        </w:p>
        <w:p w14:paraId="6C06C705" w14:textId="710ADC3A"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4" w:history="1">
            <w:r w:rsidR="004D192D" w:rsidRPr="009C41E3">
              <w:rPr>
                <w:rStyle w:val="Lienhypertexte"/>
                <w:noProof/>
              </w:rPr>
              <w:t>2.2.2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Les données au sein de la Loterie Romande</w:t>
            </w:r>
            <w:r w:rsidR="004D192D">
              <w:rPr>
                <w:noProof/>
                <w:webHidden/>
              </w:rPr>
              <w:tab/>
            </w:r>
            <w:r w:rsidR="004D192D">
              <w:rPr>
                <w:noProof/>
                <w:webHidden/>
              </w:rPr>
              <w:fldChar w:fldCharType="begin"/>
            </w:r>
            <w:r w:rsidR="004D192D">
              <w:rPr>
                <w:noProof/>
                <w:webHidden/>
              </w:rPr>
              <w:instrText xml:space="preserve"> PAGEREF _Toc532721064 \h </w:instrText>
            </w:r>
            <w:r w:rsidR="004D192D">
              <w:rPr>
                <w:noProof/>
                <w:webHidden/>
              </w:rPr>
            </w:r>
            <w:r w:rsidR="004D192D">
              <w:rPr>
                <w:noProof/>
                <w:webHidden/>
              </w:rPr>
              <w:fldChar w:fldCharType="separate"/>
            </w:r>
            <w:r w:rsidR="004D192D">
              <w:rPr>
                <w:noProof/>
                <w:webHidden/>
              </w:rPr>
              <w:t>9</w:t>
            </w:r>
            <w:r w:rsidR="004D192D">
              <w:rPr>
                <w:noProof/>
                <w:webHidden/>
              </w:rPr>
              <w:fldChar w:fldCharType="end"/>
            </w:r>
          </w:hyperlink>
        </w:p>
        <w:p w14:paraId="5B0DEF5E" w14:textId="7020AFE6"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5" w:history="1">
            <w:r w:rsidR="004D192D" w:rsidRPr="009C41E3">
              <w:rPr>
                <w:rStyle w:val="Lienhypertexte"/>
                <w:noProof/>
              </w:rPr>
              <w:t>2.2.3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Actions et mesures</w:t>
            </w:r>
            <w:r w:rsidR="004D192D">
              <w:rPr>
                <w:noProof/>
                <w:webHidden/>
              </w:rPr>
              <w:tab/>
            </w:r>
            <w:r w:rsidR="004D192D">
              <w:rPr>
                <w:noProof/>
                <w:webHidden/>
              </w:rPr>
              <w:fldChar w:fldCharType="begin"/>
            </w:r>
            <w:r w:rsidR="004D192D">
              <w:rPr>
                <w:noProof/>
                <w:webHidden/>
              </w:rPr>
              <w:instrText xml:space="preserve"> PAGEREF _Toc532721065 \h </w:instrText>
            </w:r>
            <w:r w:rsidR="004D192D">
              <w:rPr>
                <w:noProof/>
                <w:webHidden/>
              </w:rPr>
            </w:r>
            <w:r w:rsidR="004D192D">
              <w:rPr>
                <w:noProof/>
                <w:webHidden/>
              </w:rPr>
              <w:fldChar w:fldCharType="separate"/>
            </w:r>
            <w:r w:rsidR="004D192D">
              <w:rPr>
                <w:noProof/>
                <w:webHidden/>
              </w:rPr>
              <w:t>9</w:t>
            </w:r>
            <w:r w:rsidR="004D192D">
              <w:rPr>
                <w:noProof/>
                <w:webHidden/>
              </w:rPr>
              <w:fldChar w:fldCharType="end"/>
            </w:r>
          </w:hyperlink>
        </w:p>
        <w:p w14:paraId="40A4E05C" w14:textId="057BC94E"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66" w:history="1">
            <w:r w:rsidR="004D192D" w:rsidRPr="009C41E3">
              <w:rPr>
                <w:rStyle w:val="Lienhypertexte"/>
                <w:noProof/>
              </w:rPr>
              <w:t>2.2.3.1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Protections logiques</w:t>
            </w:r>
            <w:r w:rsidR="004D192D">
              <w:rPr>
                <w:noProof/>
                <w:webHidden/>
              </w:rPr>
              <w:tab/>
            </w:r>
            <w:r w:rsidR="004D192D">
              <w:rPr>
                <w:noProof/>
                <w:webHidden/>
              </w:rPr>
              <w:fldChar w:fldCharType="begin"/>
            </w:r>
            <w:r w:rsidR="004D192D">
              <w:rPr>
                <w:noProof/>
                <w:webHidden/>
              </w:rPr>
              <w:instrText xml:space="preserve"> PAGEREF _Toc532721066 \h </w:instrText>
            </w:r>
            <w:r w:rsidR="004D192D">
              <w:rPr>
                <w:noProof/>
                <w:webHidden/>
              </w:rPr>
            </w:r>
            <w:r w:rsidR="004D192D">
              <w:rPr>
                <w:noProof/>
                <w:webHidden/>
              </w:rPr>
              <w:fldChar w:fldCharType="separate"/>
            </w:r>
            <w:r w:rsidR="004D192D">
              <w:rPr>
                <w:noProof/>
                <w:webHidden/>
              </w:rPr>
              <w:t>9</w:t>
            </w:r>
            <w:r w:rsidR="004D192D">
              <w:rPr>
                <w:noProof/>
                <w:webHidden/>
              </w:rPr>
              <w:fldChar w:fldCharType="end"/>
            </w:r>
          </w:hyperlink>
        </w:p>
        <w:p w14:paraId="104002E4" w14:textId="1C2F1F3F"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67" w:history="1">
            <w:r w:rsidR="004D192D" w:rsidRPr="009C41E3">
              <w:rPr>
                <w:rStyle w:val="Lienhypertexte"/>
                <w:noProof/>
              </w:rPr>
              <w:t>2.2.3.2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Protections techniques</w:t>
            </w:r>
            <w:r w:rsidR="004D192D">
              <w:rPr>
                <w:noProof/>
                <w:webHidden/>
              </w:rPr>
              <w:tab/>
            </w:r>
            <w:r w:rsidR="004D192D">
              <w:rPr>
                <w:noProof/>
                <w:webHidden/>
              </w:rPr>
              <w:fldChar w:fldCharType="begin"/>
            </w:r>
            <w:r w:rsidR="004D192D">
              <w:rPr>
                <w:noProof/>
                <w:webHidden/>
              </w:rPr>
              <w:instrText xml:space="preserve"> PAGEREF _Toc532721067 \h </w:instrText>
            </w:r>
            <w:r w:rsidR="004D192D">
              <w:rPr>
                <w:noProof/>
                <w:webHidden/>
              </w:rPr>
            </w:r>
            <w:r w:rsidR="004D192D">
              <w:rPr>
                <w:noProof/>
                <w:webHidden/>
              </w:rPr>
              <w:fldChar w:fldCharType="separate"/>
            </w:r>
            <w:r w:rsidR="004D192D">
              <w:rPr>
                <w:noProof/>
                <w:webHidden/>
              </w:rPr>
              <w:t>9</w:t>
            </w:r>
            <w:r w:rsidR="004D192D">
              <w:rPr>
                <w:noProof/>
                <w:webHidden/>
              </w:rPr>
              <w:fldChar w:fldCharType="end"/>
            </w:r>
          </w:hyperlink>
        </w:p>
        <w:p w14:paraId="02BB93AA" w14:textId="2D699768"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68" w:history="1">
            <w:r w:rsidR="004D192D" w:rsidRPr="009C41E3">
              <w:rPr>
                <w:rStyle w:val="Lienhypertexte"/>
                <w:noProof/>
              </w:rPr>
              <w:t>2.2.4</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Stratégies de sauvegardes</w:t>
            </w:r>
            <w:r w:rsidR="004D192D">
              <w:rPr>
                <w:noProof/>
                <w:webHidden/>
              </w:rPr>
              <w:tab/>
            </w:r>
            <w:r w:rsidR="004D192D">
              <w:rPr>
                <w:noProof/>
                <w:webHidden/>
              </w:rPr>
              <w:fldChar w:fldCharType="begin"/>
            </w:r>
            <w:r w:rsidR="004D192D">
              <w:rPr>
                <w:noProof/>
                <w:webHidden/>
              </w:rPr>
              <w:instrText xml:space="preserve"> PAGEREF _Toc532721068 \h </w:instrText>
            </w:r>
            <w:r w:rsidR="004D192D">
              <w:rPr>
                <w:noProof/>
                <w:webHidden/>
              </w:rPr>
            </w:r>
            <w:r w:rsidR="004D192D">
              <w:rPr>
                <w:noProof/>
                <w:webHidden/>
              </w:rPr>
              <w:fldChar w:fldCharType="separate"/>
            </w:r>
            <w:r w:rsidR="004D192D">
              <w:rPr>
                <w:noProof/>
                <w:webHidden/>
              </w:rPr>
              <w:t>10</w:t>
            </w:r>
            <w:r w:rsidR="004D192D">
              <w:rPr>
                <w:noProof/>
                <w:webHidden/>
              </w:rPr>
              <w:fldChar w:fldCharType="end"/>
            </w:r>
          </w:hyperlink>
        </w:p>
        <w:p w14:paraId="711C8206" w14:textId="68841B53"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69" w:history="1">
            <w:r w:rsidR="004D192D" w:rsidRPr="009C41E3">
              <w:rPr>
                <w:rStyle w:val="Lienhypertexte"/>
                <w:noProof/>
              </w:rPr>
              <w:t>2.2.4.1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Infrastructures</w:t>
            </w:r>
            <w:r w:rsidR="004D192D">
              <w:rPr>
                <w:noProof/>
                <w:webHidden/>
              </w:rPr>
              <w:tab/>
            </w:r>
            <w:r w:rsidR="004D192D">
              <w:rPr>
                <w:noProof/>
                <w:webHidden/>
              </w:rPr>
              <w:fldChar w:fldCharType="begin"/>
            </w:r>
            <w:r w:rsidR="004D192D">
              <w:rPr>
                <w:noProof/>
                <w:webHidden/>
              </w:rPr>
              <w:instrText xml:space="preserve"> PAGEREF _Toc532721069 \h </w:instrText>
            </w:r>
            <w:r w:rsidR="004D192D">
              <w:rPr>
                <w:noProof/>
                <w:webHidden/>
              </w:rPr>
            </w:r>
            <w:r w:rsidR="004D192D">
              <w:rPr>
                <w:noProof/>
                <w:webHidden/>
              </w:rPr>
              <w:fldChar w:fldCharType="separate"/>
            </w:r>
            <w:r w:rsidR="004D192D">
              <w:rPr>
                <w:noProof/>
                <w:webHidden/>
              </w:rPr>
              <w:t>10</w:t>
            </w:r>
            <w:r w:rsidR="004D192D">
              <w:rPr>
                <w:noProof/>
                <w:webHidden/>
              </w:rPr>
              <w:fldChar w:fldCharType="end"/>
            </w:r>
          </w:hyperlink>
        </w:p>
        <w:p w14:paraId="6DB512E5" w14:textId="5ECCC86D"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70" w:history="1">
            <w:r w:rsidR="004D192D" w:rsidRPr="009C41E3">
              <w:rPr>
                <w:rStyle w:val="Lienhypertexte"/>
                <w:noProof/>
              </w:rPr>
              <w:t>2.2.4.2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Stratégie de conservation des sauvegardes</w:t>
            </w:r>
            <w:r w:rsidR="004D192D">
              <w:rPr>
                <w:noProof/>
                <w:webHidden/>
              </w:rPr>
              <w:tab/>
            </w:r>
            <w:r w:rsidR="004D192D">
              <w:rPr>
                <w:noProof/>
                <w:webHidden/>
              </w:rPr>
              <w:fldChar w:fldCharType="begin"/>
            </w:r>
            <w:r w:rsidR="004D192D">
              <w:rPr>
                <w:noProof/>
                <w:webHidden/>
              </w:rPr>
              <w:instrText xml:space="preserve"> PAGEREF _Toc532721070 \h </w:instrText>
            </w:r>
            <w:r w:rsidR="004D192D">
              <w:rPr>
                <w:noProof/>
                <w:webHidden/>
              </w:rPr>
            </w:r>
            <w:r w:rsidR="004D192D">
              <w:rPr>
                <w:noProof/>
                <w:webHidden/>
              </w:rPr>
              <w:fldChar w:fldCharType="separate"/>
            </w:r>
            <w:r w:rsidR="004D192D">
              <w:rPr>
                <w:noProof/>
                <w:webHidden/>
              </w:rPr>
              <w:t>10</w:t>
            </w:r>
            <w:r w:rsidR="004D192D">
              <w:rPr>
                <w:noProof/>
                <w:webHidden/>
              </w:rPr>
              <w:fldChar w:fldCharType="end"/>
            </w:r>
          </w:hyperlink>
        </w:p>
        <w:p w14:paraId="56A2CF8E" w14:textId="7EB23F6C"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71" w:history="1">
            <w:r w:rsidR="004D192D" w:rsidRPr="009C41E3">
              <w:rPr>
                <w:rStyle w:val="Lienhypertexte"/>
                <w:noProof/>
              </w:rPr>
              <w:t>2.3</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VTX</w:t>
            </w:r>
            <w:r w:rsidR="004D192D">
              <w:rPr>
                <w:noProof/>
                <w:webHidden/>
              </w:rPr>
              <w:tab/>
            </w:r>
            <w:r w:rsidR="004D192D">
              <w:rPr>
                <w:noProof/>
                <w:webHidden/>
              </w:rPr>
              <w:fldChar w:fldCharType="begin"/>
            </w:r>
            <w:r w:rsidR="004D192D">
              <w:rPr>
                <w:noProof/>
                <w:webHidden/>
              </w:rPr>
              <w:instrText xml:space="preserve"> PAGEREF _Toc532721071 \h </w:instrText>
            </w:r>
            <w:r w:rsidR="004D192D">
              <w:rPr>
                <w:noProof/>
                <w:webHidden/>
              </w:rPr>
            </w:r>
            <w:r w:rsidR="004D192D">
              <w:rPr>
                <w:noProof/>
                <w:webHidden/>
              </w:rPr>
              <w:fldChar w:fldCharType="separate"/>
            </w:r>
            <w:r w:rsidR="004D192D">
              <w:rPr>
                <w:noProof/>
                <w:webHidden/>
              </w:rPr>
              <w:t>13</w:t>
            </w:r>
            <w:r w:rsidR="004D192D">
              <w:rPr>
                <w:noProof/>
                <w:webHidden/>
              </w:rPr>
              <w:fldChar w:fldCharType="end"/>
            </w:r>
          </w:hyperlink>
        </w:p>
        <w:p w14:paraId="3F0157DF" w14:textId="23CF7EC7"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72" w:history="1">
            <w:r w:rsidR="004D192D" w:rsidRPr="009C41E3">
              <w:rPr>
                <w:rStyle w:val="Lienhypertexte"/>
                <w:noProof/>
              </w:rPr>
              <w:t>2.3.1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Introduction</w:t>
            </w:r>
            <w:r w:rsidR="004D192D">
              <w:rPr>
                <w:noProof/>
                <w:webHidden/>
              </w:rPr>
              <w:tab/>
            </w:r>
            <w:r w:rsidR="004D192D">
              <w:rPr>
                <w:noProof/>
                <w:webHidden/>
              </w:rPr>
              <w:fldChar w:fldCharType="begin"/>
            </w:r>
            <w:r w:rsidR="004D192D">
              <w:rPr>
                <w:noProof/>
                <w:webHidden/>
              </w:rPr>
              <w:instrText xml:space="preserve"> PAGEREF _Toc532721072 \h </w:instrText>
            </w:r>
            <w:r w:rsidR="004D192D">
              <w:rPr>
                <w:noProof/>
                <w:webHidden/>
              </w:rPr>
            </w:r>
            <w:r w:rsidR="004D192D">
              <w:rPr>
                <w:noProof/>
                <w:webHidden/>
              </w:rPr>
              <w:fldChar w:fldCharType="separate"/>
            </w:r>
            <w:r w:rsidR="004D192D">
              <w:rPr>
                <w:noProof/>
                <w:webHidden/>
              </w:rPr>
              <w:t>13</w:t>
            </w:r>
            <w:r w:rsidR="004D192D">
              <w:rPr>
                <w:noProof/>
                <w:webHidden/>
              </w:rPr>
              <w:fldChar w:fldCharType="end"/>
            </w:r>
          </w:hyperlink>
        </w:p>
        <w:p w14:paraId="3194E552" w14:textId="1CAE2100"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73" w:history="1">
            <w:r w:rsidR="004D192D" w:rsidRPr="009C41E3">
              <w:rPr>
                <w:rStyle w:val="Lienhypertexte"/>
                <w:noProof/>
              </w:rPr>
              <w:t>2.3.2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Les techniques utilisées</w:t>
            </w:r>
            <w:r w:rsidR="004D192D">
              <w:rPr>
                <w:noProof/>
                <w:webHidden/>
              </w:rPr>
              <w:tab/>
            </w:r>
            <w:r w:rsidR="004D192D">
              <w:rPr>
                <w:noProof/>
                <w:webHidden/>
              </w:rPr>
              <w:fldChar w:fldCharType="begin"/>
            </w:r>
            <w:r w:rsidR="004D192D">
              <w:rPr>
                <w:noProof/>
                <w:webHidden/>
              </w:rPr>
              <w:instrText xml:space="preserve"> PAGEREF _Toc532721073 \h </w:instrText>
            </w:r>
            <w:r w:rsidR="004D192D">
              <w:rPr>
                <w:noProof/>
                <w:webHidden/>
              </w:rPr>
            </w:r>
            <w:r w:rsidR="004D192D">
              <w:rPr>
                <w:noProof/>
                <w:webHidden/>
              </w:rPr>
              <w:fldChar w:fldCharType="separate"/>
            </w:r>
            <w:r w:rsidR="004D192D">
              <w:rPr>
                <w:noProof/>
                <w:webHidden/>
              </w:rPr>
              <w:t>13</w:t>
            </w:r>
            <w:r w:rsidR="004D192D">
              <w:rPr>
                <w:noProof/>
                <w:webHidden/>
              </w:rPr>
              <w:fldChar w:fldCharType="end"/>
            </w:r>
          </w:hyperlink>
        </w:p>
        <w:p w14:paraId="382E566D" w14:textId="2DE7ADB7"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74" w:history="1">
            <w:r w:rsidR="004D192D" w:rsidRPr="009C41E3">
              <w:rPr>
                <w:rStyle w:val="Lienhypertexte"/>
                <w:noProof/>
              </w:rPr>
              <w:t>2.4</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Université de Lausanne</w:t>
            </w:r>
            <w:r w:rsidR="004D192D">
              <w:rPr>
                <w:noProof/>
                <w:webHidden/>
              </w:rPr>
              <w:tab/>
            </w:r>
            <w:r w:rsidR="004D192D">
              <w:rPr>
                <w:noProof/>
                <w:webHidden/>
              </w:rPr>
              <w:fldChar w:fldCharType="begin"/>
            </w:r>
            <w:r w:rsidR="004D192D">
              <w:rPr>
                <w:noProof/>
                <w:webHidden/>
              </w:rPr>
              <w:instrText xml:space="preserve"> PAGEREF _Toc532721074 \h </w:instrText>
            </w:r>
            <w:r w:rsidR="004D192D">
              <w:rPr>
                <w:noProof/>
                <w:webHidden/>
              </w:rPr>
            </w:r>
            <w:r w:rsidR="004D192D">
              <w:rPr>
                <w:noProof/>
                <w:webHidden/>
              </w:rPr>
              <w:fldChar w:fldCharType="separate"/>
            </w:r>
            <w:r w:rsidR="004D192D">
              <w:rPr>
                <w:noProof/>
                <w:webHidden/>
              </w:rPr>
              <w:t>15</w:t>
            </w:r>
            <w:r w:rsidR="004D192D">
              <w:rPr>
                <w:noProof/>
                <w:webHidden/>
              </w:rPr>
              <w:fldChar w:fldCharType="end"/>
            </w:r>
          </w:hyperlink>
        </w:p>
        <w:p w14:paraId="64B6730E" w14:textId="303ED56F"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75" w:history="1">
            <w:r w:rsidR="004D192D" w:rsidRPr="009C41E3">
              <w:rPr>
                <w:rStyle w:val="Lienhypertexte"/>
                <w:noProof/>
              </w:rPr>
              <w:t>2.4.1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Présentation entreprise</w:t>
            </w:r>
            <w:r w:rsidR="004D192D">
              <w:rPr>
                <w:noProof/>
                <w:webHidden/>
              </w:rPr>
              <w:tab/>
            </w:r>
            <w:r w:rsidR="004D192D">
              <w:rPr>
                <w:noProof/>
                <w:webHidden/>
              </w:rPr>
              <w:fldChar w:fldCharType="begin"/>
            </w:r>
            <w:r w:rsidR="004D192D">
              <w:rPr>
                <w:noProof/>
                <w:webHidden/>
              </w:rPr>
              <w:instrText xml:space="preserve"> PAGEREF _Toc532721075 \h </w:instrText>
            </w:r>
            <w:r w:rsidR="004D192D">
              <w:rPr>
                <w:noProof/>
                <w:webHidden/>
              </w:rPr>
            </w:r>
            <w:r w:rsidR="004D192D">
              <w:rPr>
                <w:noProof/>
                <w:webHidden/>
              </w:rPr>
              <w:fldChar w:fldCharType="separate"/>
            </w:r>
            <w:r w:rsidR="004D192D">
              <w:rPr>
                <w:noProof/>
                <w:webHidden/>
              </w:rPr>
              <w:t>15</w:t>
            </w:r>
            <w:r w:rsidR="004D192D">
              <w:rPr>
                <w:noProof/>
                <w:webHidden/>
              </w:rPr>
              <w:fldChar w:fldCharType="end"/>
            </w:r>
          </w:hyperlink>
        </w:p>
        <w:p w14:paraId="4668C9A9" w14:textId="07F81B88"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76" w:history="1">
            <w:r w:rsidR="004D192D" w:rsidRPr="009C41E3">
              <w:rPr>
                <w:rStyle w:val="Lienhypertexte"/>
                <w:noProof/>
              </w:rPr>
              <w:t>2.4.2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Présentation du système</w:t>
            </w:r>
            <w:r w:rsidR="004D192D">
              <w:rPr>
                <w:noProof/>
                <w:webHidden/>
              </w:rPr>
              <w:tab/>
            </w:r>
            <w:r w:rsidR="004D192D">
              <w:rPr>
                <w:noProof/>
                <w:webHidden/>
              </w:rPr>
              <w:fldChar w:fldCharType="begin"/>
            </w:r>
            <w:r w:rsidR="004D192D">
              <w:rPr>
                <w:noProof/>
                <w:webHidden/>
              </w:rPr>
              <w:instrText xml:space="preserve"> PAGEREF _Toc532721076 \h </w:instrText>
            </w:r>
            <w:r w:rsidR="004D192D">
              <w:rPr>
                <w:noProof/>
                <w:webHidden/>
              </w:rPr>
            </w:r>
            <w:r w:rsidR="004D192D">
              <w:rPr>
                <w:noProof/>
                <w:webHidden/>
              </w:rPr>
              <w:fldChar w:fldCharType="separate"/>
            </w:r>
            <w:r w:rsidR="004D192D">
              <w:rPr>
                <w:noProof/>
                <w:webHidden/>
              </w:rPr>
              <w:t>15</w:t>
            </w:r>
            <w:r w:rsidR="004D192D">
              <w:rPr>
                <w:noProof/>
                <w:webHidden/>
              </w:rPr>
              <w:fldChar w:fldCharType="end"/>
            </w:r>
          </w:hyperlink>
        </w:p>
        <w:p w14:paraId="3D0D2F9D" w14:textId="051D4F57"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77" w:history="1">
            <w:r w:rsidR="004D192D" w:rsidRPr="009C41E3">
              <w:rPr>
                <w:rStyle w:val="Lienhypertexte"/>
                <w:noProof/>
              </w:rPr>
              <w:t>2.4.3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Problématique</w:t>
            </w:r>
            <w:r w:rsidR="004D192D">
              <w:rPr>
                <w:noProof/>
                <w:webHidden/>
              </w:rPr>
              <w:tab/>
            </w:r>
            <w:r w:rsidR="004D192D">
              <w:rPr>
                <w:noProof/>
                <w:webHidden/>
              </w:rPr>
              <w:fldChar w:fldCharType="begin"/>
            </w:r>
            <w:r w:rsidR="004D192D">
              <w:rPr>
                <w:noProof/>
                <w:webHidden/>
              </w:rPr>
              <w:instrText xml:space="preserve"> PAGEREF _Toc532721077 \h </w:instrText>
            </w:r>
            <w:r w:rsidR="004D192D">
              <w:rPr>
                <w:noProof/>
                <w:webHidden/>
              </w:rPr>
            </w:r>
            <w:r w:rsidR="004D192D">
              <w:rPr>
                <w:noProof/>
                <w:webHidden/>
              </w:rPr>
              <w:fldChar w:fldCharType="separate"/>
            </w:r>
            <w:r w:rsidR="004D192D">
              <w:rPr>
                <w:noProof/>
                <w:webHidden/>
              </w:rPr>
              <w:t>15</w:t>
            </w:r>
            <w:r w:rsidR="004D192D">
              <w:rPr>
                <w:noProof/>
                <w:webHidden/>
              </w:rPr>
              <w:fldChar w:fldCharType="end"/>
            </w:r>
          </w:hyperlink>
        </w:p>
        <w:p w14:paraId="3DE85DFF" w14:textId="167EA8CB"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78" w:history="1">
            <w:r w:rsidR="004D192D" w:rsidRPr="009C41E3">
              <w:rPr>
                <w:rStyle w:val="Lienhypertexte"/>
                <w:noProof/>
              </w:rPr>
              <w:t>2.4.3.1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Hardware</w:t>
            </w:r>
            <w:r w:rsidR="004D192D">
              <w:rPr>
                <w:noProof/>
                <w:webHidden/>
              </w:rPr>
              <w:tab/>
            </w:r>
            <w:r w:rsidR="004D192D">
              <w:rPr>
                <w:noProof/>
                <w:webHidden/>
              </w:rPr>
              <w:fldChar w:fldCharType="begin"/>
            </w:r>
            <w:r w:rsidR="004D192D">
              <w:rPr>
                <w:noProof/>
                <w:webHidden/>
              </w:rPr>
              <w:instrText xml:space="preserve"> PAGEREF _Toc532721078 \h </w:instrText>
            </w:r>
            <w:r w:rsidR="004D192D">
              <w:rPr>
                <w:noProof/>
                <w:webHidden/>
              </w:rPr>
            </w:r>
            <w:r w:rsidR="004D192D">
              <w:rPr>
                <w:noProof/>
                <w:webHidden/>
              </w:rPr>
              <w:fldChar w:fldCharType="separate"/>
            </w:r>
            <w:r w:rsidR="004D192D">
              <w:rPr>
                <w:noProof/>
                <w:webHidden/>
              </w:rPr>
              <w:t>15</w:t>
            </w:r>
            <w:r w:rsidR="004D192D">
              <w:rPr>
                <w:noProof/>
                <w:webHidden/>
              </w:rPr>
              <w:fldChar w:fldCharType="end"/>
            </w:r>
          </w:hyperlink>
        </w:p>
        <w:p w14:paraId="166ACFD0" w14:textId="049B02AC"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79" w:history="1">
            <w:r w:rsidR="004D192D" w:rsidRPr="009C41E3">
              <w:rPr>
                <w:rStyle w:val="Lienhypertexte"/>
                <w:noProof/>
              </w:rPr>
              <w:t>2.4.3.2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Humaine</w:t>
            </w:r>
            <w:r w:rsidR="004D192D">
              <w:rPr>
                <w:noProof/>
                <w:webHidden/>
              </w:rPr>
              <w:tab/>
            </w:r>
            <w:r w:rsidR="004D192D">
              <w:rPr>
                <w:noProof/>
                <w:webHidden/>
              </w:rPr>
              <w:fldChar w:fldCharType="begin"/>
            </w:r>
            <w:r w:rsidR="004D192D">
              <w:rPr>
                <w:noProof/>
                <w:webHidden/>
              </w:rPr>
              <w:instrText xml:space="preserve"> PAGEREF _Toc532721079 \h </w:instrText>
            </w:r>
            <w:r w:rsidR="004D192D">
              <w:rPr>
                <w:noProof/>
                <w:webHidden/>
              </w:rPr>
            </w:r>
            <w:r w:rsidR="004D192D">
              <w:rPr>
                <w:noProof/>
                <w:webHidden/>
              </w:rPr>
              <w:fldChar w:fldCharType="separate"/>
            </w:r>
            <w:r w:rsidR="004D192D">
              <w:rPr>
                <w:noProof/>
                <w:webHidden/>
              </w:rPr>
              <w:t>16</w:t>
            </w:r>
            <w:r w:rsidR="004D192D">
              <w:rPr>
                <w:noProof/>
                <w:webHidden/>
              </w:rPr>
              <w:fldChar w:fldCharType="end"/>
            </w:r>
          </w:hyperlink>
        </w:p>
        <w:p w14:paraId="1AB31FAE" w14:textId="4F112E2E"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80" w:history="1">
            <w:r w:rsidR="004D192D" w:rsidRPr="009C41E3">
              <w:rPr>
                <w:rStyle w:val="Lienhypertexte"/>
                <w:noProof/>
              </w:rPr>
              <w:t>2.4.3.3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Évènement majeur</w:t>
            </w:r>
            <w:r w:rsidR="004D192D">
              <w:rPr>
                <w:noProof/>
                <w:webHidden/>
              </w:rPr>
              <w:tab/>
            </w:r>
            <w:r w:rsidR="004D192D">
              <w:rPr>
                <w:noProof/>
                <w:webHidden/>
              </w:rPr>
              <w:fldChar w:fldCharType="begin"/>
            </w:r>
            <w:r w:rsidR="004D192D">
              <w:rPr>
                <w:noProof/>
                <w:webHidden/>
              </w:rPr>
              <w:instrText xml:space="preserve"> PAGEREF _Toc532721080 \h </w:instrText>
            </w:r>
            <w:r w:rsidR="004D192D">
              <w:rPr>
                <w:noProof/>
                <w:webHidden/>
              </w:rPr>
            </w:r>
            <w:r w:rsidR="004D192D">
              <w:rPr>
                <w:noProof/>
                <w:webHidden/>
              </w:rPr>
              <w:fldChar w:fldCharType="separate"/>
            </w:r>
            <w:r w:rsidR="004D192D">
              <w:rPr>
                <w:noProof/>
                <w:webHidden/>
              </w:rPr>
              <w:t>16</w:t>
            </w:r>
            <w:r w:rsidR="004D192D">
              <w:rPr>
                <w:noProof/>
                <w:webHidden/>
              </w:rPr>
              <w:fldChar w:fldCharType="end"/>
            </w:r>
          </w:hyperlink>
        </w:p>
        <w:p w14:paraId="64D303C4" w14:textId="34D1DB50"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81" w:history="1">
            <w:r w:rsidR="004D192D" w:rsidRPr="009C41E3">
              <w:rPr>
                <w:rStyle w:val="Lienhypertexte"/>
                <w:noProof/>
              </w:rPr>
              <w:t>2.4.3.4</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Archivage</w:t>
            </w:r>
            <w:r w:rsidR="004D192D">
              <w:rPr>
                <w:noProof/>
                <w:webHidden/>
              </w:rPr>
              <w:tab/>
            </w:r>
            <w:r w:rsidR="004D192D">
              <w:rPr>
                <w:noProof/>
                <w:webHidden/>
              </w:rPr>
              <w:fldChar w:fldCharType="begin"/>
            </w:r>
            <w:r w:rsidR="004D192D">
              <w:rPr>
                <w:noProof/>
                <w:webHidden/>
              </w:rPr>
              <w:instrText xml:space="preserve"> PAGEREF _Toc532721081 \h </w:instrText>
            </w:r>
            <w:r w:rsidR="004D192D">
              <w:rPr>
                <w:noProof/>
                <w:webHidden/>
              </w:rPr>
            </w:r>
            <w:r w:rsidR="004D192D">
              <w:rPr>
                <w:noProof/>
                <w:webHidden/>
              </w:rPr>
              <w:fldChar w:fldCharType="separate"/>
            </w:r>
            <w:r w:rsidR="004D192D">
              <w:rPr>
                <w:noProof/>
                <w:webHidden/>
              </w:rPr>
              <w:t>17</w:t>
            </w:r>
            <w:r w:rsidR="004D192D">
              <w:rPr>
                <w:noProof/>
                <w:webHidden/>
              </w:rPr>
              <w:fldChar w:fldCharType="end"/>
            </w:r>
          </w:hyperlink>
        </w:p>
        <w:p w14:paraId="0E4460D4" w14:textId="03AADE04"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82" w:history="1">
            <w:r w:rsidR="004D192D" w:rsidRPr="009C41E3">
              <w:rPr>
                <w:rStyle w:val="Lienhypertexte"/>
                <w:noProof/>
              </w:rPr>
              <w:t>2.4.4</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Les stratégies de sauvegardes</w:t>
            </w:r>
            <w:r w:rsidR="004D192D">
              <w:rPr>
                <w:noProof/>
                <w:webHidden/>
              </w:rPr>
              <w:tab/>
            </w:r>
            <w:r w:rsidR="004D192D">
              <w:rPr>
                <w:noProof/>
                <w:webHidden/>
              </w:rPr>
              <w:fldChar w:fldCharType="begin"/>
            </w:r>
            <w:r w:rsidR="004D192D">
              <w:rPr>
                <w:noProof/>
                <w:webHidden/>
              </w:rPr>
              <w:instrText xml:space="preserve"> PAGEREF _Toc532721082 \h </w:instrText>
            </w:r>
            <w:r w:rsidR="004D192D">
              <w:rPr>
                <w:noProof/>
                <w:webHidden/>
              </w:rPr>
            </w:r>
            <w:r w:rsidR="004D192D">
              <w:rPr>
                <w:noProof/>
                <w:webHidden/>
              </w:rPr>
              <w:fldChar w:fldCharType="separate"/>
            </w:r>
            <w:r w:rsidR="004D192D">
              <w:rPr>
                <w:noProof/>
                <w:webHidden/>
              </w:rPr>
              <w:t>17</w:t>
            </w:r>
            <w:r w:rsidR="004D192D">
              <w:rPr>
                <w:noProof/>
                <w:webHidden/>
              </w:rPr>
              <w:fldChar w:fldCharType="end"/>
            </w:r>
          </w:hyperlink>
        </w:p>
        <w:p w14:paraId="70436AB2" w14:textId="5A8C703B"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83" w:history="1">
            <w:r w:rsidR="004D192D" w:rsidRPr="009C41E3">
              <w:rPr>
                <w:rStyle w:val="Lienhypertexte"/>
                <w:noProof/>
              </w:rPr>
              <w:t>2.4.4.1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Cohesity</w:t>
            </w:r>
            <w:r w:rsidR="004D192D">
              <w:rPr>
                <w:noProof/>
                <w:webHidden/>
              </w:rPr>
              <w:tab/>
            </w:r>
            <w:r w:rsidR="004D192D">
              <w:rPr>
                <w:noProof/>
                <w:webHidden/>
              </w:rPr>
              <w:fldChar w:fldCharType="begin"/>
            </w:r>
            <w:r w:rsidR="004D192D">
              <w:rPr>
                <w:noProof/>
                <w:webHidden/>
              </w:rPr>
              <w:instrText xml:space="preserve"> PAGEREF _Toc532721083 \h </w:instrText>
            </w:r>
            <w:r w:rsidR="004D192D">
              <w:rPr>
                <w:noProof/>
                <w:webHidden/>
              </w:rPr>
            </w:r>
            <w:r w:rsidR="004D192D">
              <w:rPr>
                <w:noProof/>
                <w:webHidden/>
              </w:rPr>
              <w:fldChar w:fldCharType="separate"/>
            </w:r>
            <w:r w:rsidR="004D192D">
              <w:rPr>
                <w:noProof/>
                <w:webHidden/>
              </w:rPr>
              <w:t>17</w:t>
            </w:r>
            <w:r w:rsidR="004D192D">
              <w:rPr>
                <w:noProof/>
                <w:webHidden/>
              </w:rPr>
              <w:fldChar w:fldCharType="end"/>
            </w:r>
          </w:hyperlink>
        </w:p>
        <w:p w14:paraId="65612C04" w14:textId="477F2336"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84" w:history="1">
            <w:r w:rsidR="004D192D" w:rsidRPr="009C41E3">
              <w:rPr>
                <w:rStyle w:val="Lienhypertexte"/>
                <w:noProof/>
              </w:rPr>
              <w:t>2.4.4.2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Networker</w:t>
            </w:r>
            <w:r w:rsidR="004D192D">
              <w:rPr>
                <w:noProof/>
                <w:webHidden/>
              </w:rPr>
              <w:tab/>
            </w:r>
            <w:r w:rsidR="004D192D">
              <w:rPr>
                <w:noProof/>
                <w:webHidden/>
              </w:rPr>
              <w:fldChar w:fldCharType="begin"/>
            </w:r>
            <w:r w:rsidR="004D192D">
              <w:rPr>
                <w:noProof/>
                <w:webHidden/>
              </w:rPr>
              <w:instrText xml:space="preserve"> PAGEREF _Toc532721084 \h </w:instrText>
            </w:r>
            <w:r w:rsidR="004D192D">
              <w:rPr>
                <w:noProof/>
                <w:webHidden/>
              </w:rPr>
            </w:r>
            <w:r w:rsidR="004D192D">
              <w:rPr>
                <w:noProof/>
                <w:webHidden/>
              </w:rPr>
              <w:fldChar w:fldCharType="separate"/>
            </w:r>
            <w:r w:rsidR="004D192D">
              <w:rPr>
                <w:noProof/>
                <w:webHidden/>
              </w:rPr>
              <w:t>17</w:t>
            </w:r>
            <w:r w:rsidR="004D192D">
              <w:rPr>
                <w:noProof/>
                <w:webHidden/>
              </w:rPr>
              <w:fldChar w:fldCharType="end"/>
            </w:r>
          </w:hyperlink>
        </w:p>
        <w:p w14:paraId="5BE2914F" w14:textId="5E1DC7BF"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85" w:history="1">
            <w:r w:rsidR="004D192D" w:rsidRPr="009C41E3">
              <w:rPr>
                <w:rStyle w:val="Lienhypertexte"/>
                <w:noProof/>
              </w:rPr>
              <w:t>2.4.4.3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Avamar</w:t>
            </w:r>
            <w:r w:rsidR="004D192D">
              <w:rPr>
                <w:noProof/>
                <w:webHidden/>
              </w:rPr>
              <w:tab/>
            </w:r>
            <w:r w:rsidR="004D192D">
              <w:rPr>
                <w:noProof/>
                <w:webHidden/>
              </w:rPr>
              <w:fldChar w:fldCharType="begin"/>
            </w:r>
            <w:r w:rsidR="004D192D">
              <w:rPr>
                <w:noProof/>
                <w:webHidden/>
              </w:rPr>
              <w:instrText xml:space="preserve"> PAGEREF _Toc532721085 \h </w:instrText>
            </w:r>
            <w:r w:rsidR="004D192D">
              <w:rPr>
                <w:noProof/>
                <w:webHidden/>
              </w:rPr>
            </w:r>
            <w:r w:rsidR="004D192D">
              <w:rPr>
                <w:noProof/>
                <w:webHidden/>
              </w:rPr>
              <w:fldChar w:fldCharType="separate"/>
            </w:r>
            <w:r w:rsidR="004D192D">
              <w:rPr>
                <w:noProof/>
                <w:webHidden/>
              </w:rPr>
              <w:t>18</w:t>
            </w:r>
            <w:r w:rsidR="004D192D">
              <w:rPr>
                <w:noProof/>
                <w:webHidden/>
              </w:rPr>
              <w:fldChar w:fldCharType="end"/>
            </w:r>
          </w:hyperlink>
        </w:p>
        <w:p w14:paraId="1DED6735" w14:textId="76C4C962"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86" w:history="1">
            <w:r w:rsidR="004D192D" w:rsidRPr="009C41E3">
              <w:rPr>
                <w:rStyle w:val="Lienhypertexte"/>
                <w:noProof/>
              </w:rPr>
              <w:t>2.4.5</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Les stratégies en cas de récupération</w:t>
            </w:r>
            <w:r w:rsidR="004D192D">
              <w:rPr>
                <w:noProof/>
                <w:webHidden/>
              </w:rPr>
              <w:tab/>
            </w:r>
            <w:r w:rsidR="004D192D">
              <w:rPr>
                <w:noProof/>
                <w:webHidden/>
              </w:rPr>
              <w:fldChar w:fldCharType="begin"/>
            </w:r>
            <w:r w:rsidR="004D192D">
              <w:rPr>
                <w:noProof/>
                <w:webHidden/>
              </w:rPr>
              <w:instrText xml:space="preserve"> PAGEREF _Toc532721086 \h </w:instrText>
            </w:r>
            <w:r w:rsidR="004D192D">
              <w:rPr>
                <w:noProof/>
                <w:webHidden/>
              </w:rPr>
            </w:r>
            <w:r w:rsidR="004D192D">
              <w:rPr>
                <w:noProof/>
                <w:webHidden/>
              </w:rPr>
              <w:fldChar w:fldCharType="separate"/>
            </w:r>
            <w:r w:rsidR="004D192D">
              <w:rPr>
                <w:noProof/>
                <w:webHidden/>
              </w:rPr>
              <w:t>18</w:t>
            </w:r>
            <w:r w:rsidR="004D192D">
              <w:rPr>
                <w:noProof/>
                <w:webHidden/>
              </w:rPr>
              <w:fldChar w:fldCharType="end"/>
            </w:r>
          </w:hyperlink>
        </w:p>
        <w:p w14:paraId="379D181F" w14:textId="600FF0A9" w:rsidR="004D192D" w:rsidRDefault="005E1AD6">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721087" w:history="1">
            <w:r w:rsidR="004D192D" w:rsidRPr="009C41E3">
              <w:rPr>
                <w:rStyle w:val="Lienhypertexte"/>
                <w:noProof/>
              </w:rPr>
              <w:t>3</w:t>
            </w:r>
            <w:r w:rsidR="004D192D">
              <w:rPr>
                <w:rFonts w:asciiTheme="minorHAnsi" w:eastAsiaTheme="minorEastAsia" w:hAnsiTheme="minorHAnsi" w:cstheme="minorBidi"/>
                <w:b w:val="0"/>
                <w:bCs w:val="0"/>
                <w:caps w:val="0"/>
                <w:noProof/>
                <w:sz w:val="22"/>
                <w:szCs w:val="22"/>
                <w:shd w:val="clear" w:color="auto" w:fill="auto"/>
                <w:lang w:eastAsia="fr-CH"/>
              </w:rPr>
              <w:tab/>
            </w:r>
            <w:r w:rsidR="004D192D" w:rsidRPr="009C41E3">
              <w:rPr>
                <w:rStyle w:val="Lienhypertexte"/>
                <w:noProof/>
              </w:rPr>
              <w:t>Partie 2</w:t>
            </w:r>
            <w:r w:rsidR="004D192D">
              <w:rPr>
                <w:noProof/>
                <w:webHidden/>
              </w:rPr>
              <w:tab/>
            </w:r>
            <w:r w:rsidR="004D192D">
              <w:rPr>
                <w:noProof/>
                <w:webHidden/>
              </w:rPr>
              <w:fldChar w:fldCharType="begin"/>
            </w:r>
            <w:r w:rsidR="004D192D">
              <w:rPr>
                <w:noProof/>
                <w:webHidden/>
              </w:rPr>
              <w:instrText xml:space="preserve"> PAGEREF _Toc532721087 \h </w:instrText>
            </w:r>
            <w:r w:rsidR="004D192D">
              <w:rPr>
                <w:noProof/>
                <w:webHidden/>
              </w:rPr>
            </w:r>
            <w:r w:rsidR="004D192D">
              <w:rPr>
                <w:noProof/>
                <w:webHidden/>
              </w:rPr>
              <w:fldChar w:fldCharType="separate"/>
            </w:r>
            <w:r w:rsidR="004D192D">
              <w:rPr>
                <w:noProof/>
                <w:webHidden/>
              </w:rPr>
              <w:t>18</w:t>
            </w:r>
            <w:r w:rsidR="004D192D">
              <w:rPr>
                <w:noProof/>
                <w:webHidden/>
              </w:rPr>
              <w:fldChar w:fldCharType="end"/>
            </w:r>
          </w:hyperlink>
        </w:p>
        <w:p w14:paraId="20B33C20" w14:textId="44E37CBD"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88" w:history="1">
            <w:r w:rsidR="004D192D" w:rsidRPr="009C41E3">
              <w:rPr>
                <w:rStyle w:val="Lienhypertexte"/>
                <w:noProof/>
              </w:rPr>
              <w:t>3.1</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Lois sur les protections des données</w:t>
            </w:r>
            <w:r w:rsidR="004D192D">
              <w:rPr>
                <w:noProof/>
                <w:webHidden/>
              </w:rPr>
              <w:tab/>
            </w:r>
            <w:r w:rsidR="004D192D">
              <w:rPr>
                <w:noProof/>
                <w:webHidden/>
              </w:rPr>
              <w:fldChar w:fldCharType="begin"/>
            </w:r>
            <w:r w:rsidR="004D192D">
              <w:rPr>
                <w:noProof/>
                <w:webHidden/>
              </w:rPr>
              <w:instrText xml:space="preserve"> PAGEREF _Toc532721088 \h </w:instrText>
            </w:r>
            <w:r w:rsidR="004D192D">
              <w:rPr>
                <w:noProof/>
                <w:webHidden/>
              </w:rPr>
            </w:r>
            <w:r w:rsidR="004D192D">
              <w:rPr>
                <w:noProof/>
                <w:webHidden/>
              </w:rPr>
              <w:fldChar w:fldCharType="separate"/>
            </w:r>
            <w:r w:rsidR="004D192D">
              <w:rPr>
                <w:noProof/>
                <w:webHidden/>
              </w:rPr>
              <w:t>18</w:t>
            </w:r>
            <w:r w:rsidR="004D192D">
              <w:rPr>
                <w:noProof/>
                <w:webHidden/>
              </w:rPr>
              <w:fldChar w:fldCharType="end"/>
            </w:r>
          </w:hyperlink>
        </w:p>
        <w:p w14:paraId="17164975" w14:textId="2B1C5C23"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89" w:history="1">
            <w:r w:rsidR="004D192D" w:rsidRPr="009C41E3">
              <w:rPr>
                <w:rStyle w:val="Lienhypertexte"/>
                <w:noProof/>
              </w:rPr>
              <w:t>3.1.1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LPD</w:t>
            </w:r>
            <w:r w:rsidR="004D192D">
              <w:rPr>
                <w:noProof/>
                <w:webHidden/>
              </w:rPr>
              <w:tab/>
            </w:r>
            <w:r w:rsidR="004D192D">
              <w:rPr>
                <w:noProof/>
                <w:webHidden/>
              </w:rPr>
              <w:fldChar w:fldCharType="begin"/>
            </w:r>
            <w:r w:rsidR="004D192D">
              <w:rPr>
                <w:noProof/>
                <w:webHidden/>
              </w:rPr>
              <w:instrText xml:space="preserve"> PAGEREF _Toc532721089 \h </w:instrText>
            </w:r>
            <w:r w:rsidR="004D192D">
              <w:rPr>
                <w:noProof/>
                <w:webHidden/>
              </w:rPr>
            </w:r>
            <w:r w:rsidR="004D192D">
              <w:rPr>
                <w:noProof/>
                <w:webHidden/>
              </w:rPr>
              <w:fldChar w:fldCharType="separate"/>
            </w:r>
            <w:r w:rsidR="004D192D">
              <w:rPr>
                <w:noProof/>
                <w:webHidden/>
              </w:rPr>
              <w:t>18</w:t>
            </w:r>
            <w:r w:rsidR="004D192D">
              <w:rPr>
                <w:noProof/>
                <w:webHidden/>
              </w:rPr>
              <w:fldChar w:fldCharType="end"/>
            </w:r>
          </w:hyperlink>
        </w:p>
        <w:p w14:paraId="4D0CB8F6" w14:textId="47C79C6A"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90" w:history="1">
            <w:r w:rsidR="004D192D" w:rsidRPr="009C41E3">
              <w:rPr>
                <w:rStyle w:val="Lienhypertexte"/>
                <w:noProof/>
              </w:rPr>
              <w:t>3.1.2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RGPD</w:t>
            </w:r>
            <w:r w:rsidR="004D192D">
              <w:rPr>
                <w:noProof/>
                <w:webHidden/>
              </w:rPr>
              <w:tab/>
            </w:r>
            <w:r w:rsidR="004D192D">
              <w:rPr>
                <w:noProof/>
                <w:webHidden/>
              </w:rPr>
              <w:fldChar w:fldCharType="begin"/>
            </w:r>
            <w:r w:rsidR="004D192D">
              <w:rPr>
                <w:noProof/>
                <w:webHidden/>
              </w:rPr>
              <w:instrText xml:space="preserve"> PAGEREF _Toc532721090 \h </w:instrText>
            </w:r>
            <w:r w:rsidR="004D192D">
              <w:rPr>
                <w:noProof/>
                <w:webHidden/>
              </w:rPr>
            </w:r>
            <w:r w:rsidR="004D192D">
              <w:rPr>
                <w:noProof/>
                <w:webHidden/>
              </w:rPr>
              <w:fldChar w:fldCharType="separate"/>
            </w:r>
            <w:r w:rsidR="004D192D">
              <w:rPr>
                <w:noProof/>
                <w:webHidden/>
              </w:rPr>
              <w:t>18</w:t>
            </w:r>
            <w:r w:rsidR="004D192D">
              <w:rPr>
                <w:noProof/>
                <w:webHidden/>
              </w:rPr>
              <w:fldChar w:fldCharType="end"/>
            </w:r>
          </w:hyperlink>
        </w:p>
        <w:p w14:paraId="7C209CB1" w14:textId="24926A88"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91" w:history="1">
            <w:r w:rsidR="004D192D" w:rsidRPr="009C41E3">
              <w:rPr>
                <w:rStyle w:val="Lienhypertexte"/>
                <w:noProof/>
              </w:rPr>
              <w:t>3.1.2.1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Première chose à se demander : Qu’est qu’une donnée personnelle ?</w:t>
            </w:r>
            <w:r w:rsidR="004D192D">
              <w:rPr>
                <w:noProof/>
                <w:webHidden/>
              </w:rPr>
              <w:tab/>
            </w:r>
            <w:r w:rsidR="004D192D">
              <w:rPr>
                <w:noProof/>
                <w:webHidden/>
              </w:rPr>
              <w:fldChar w:fldCharType="begin"/>
            </w:r>
            <w:r w:rsidR="004D192D">
              <w:rPr>
                <w:noProof/>
                <w:webHidden/>
              </w:rPr>
              <w:instrText xml:space="preserve"> PAGEREF _Toc532721091 \h </w:instrText>
            </w:r>
            <w:r w:rsidR="004D192D">
              <w:rPr>
                <w:noProof/>
                <w:webHidden/>
              </w:rPr>
            </w:r>
            <w:r w:rsidR="004D192D">
              <w:rPr>
                <w:noProof/>
                <w:webHidden/>
              </w:rPr>
              <w:fldChar w:fldCharType="separate"/>
            </w:r>
            <w:r w:rsidR="004D192D">
              <w:rPr>
                <w:noProof/>
                <w:webHidden/>
              </w:rPr>
              <w:t>18</w:t>
            </w:r>
            <w:r w:rsidR="004D192D">
              <w:rPr>
                <w:noProof/>
                <w:webHidden/>
              </w:rPr>
              <w:fldChar w:fldCharType="end"/>
            </w:r>
          </w:hyperlink>
        </w:p>
        <w:p w14:paraId="0A281EA7" w14:textId="626736DA"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92" w:history="1">
            <w:r w:rsidR="004D192D" w:rsidRPr="009C41E3">
              <w:rPr>
                <w:rStyle w:val="Lienhypertexte"/>
                <w:noProof/>
              </w:rPr>
              <w:t>3.1.2.2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En vrai, à quoi servent ces deux lois ?</w:t>
            </w:r>
            <w:r w:rsidR="004D192D">
              <w:rPr>
                <w:noProof/>
                <w:webHidden/>
              </w:rPr>
              <w:tab/>
            </w:r>
            <w:r w:rsidR="004D192D">
              <w:rPr>
                <w:noProof/>
                <w:webHidden/>
              </w:rPr>
              <w:fldChar w:fldCharType="begin"/>
            </w:r>
            <w:r w:rsidR="004D192D">
              <w:rPr>
                <w:noProof/>
                <w:webHidden/>
              </w:rPr>
              <w:instrText xml:space="preserve"> PAGEREF _Toc532721092 \h </w:instrText>
            </w:r>
            <w:r w:rsidR="004D192D">
              <w:rPr>
                <w:noProof/>
                <w:webHidden/>
              </w:rPr>
            </w:r>
            <w:r w:rsidR="004D192D">
              <w:rPr>
                <w:noProof/>
                <w:webHidden/>
              </w:rPr>
              <w:fldChar w:fldCharType="separate"/>
            </w:r>
            <w:r w:rsidR="004D192D">
              <w:rPr>
                <w:noProof/>
                <w:webHidden/>
              </w:rPr>
              <w:t>18</w:t>
            </w:r>
            <w:r w:rsidR="004D192D">
              <w:rPr>
                <w:noProof/>
                <w:webHidden/>
              </w:rPr>
              <w:fldChar w:fldCharType="end"/>
            </w:r>
          </w:hyperlink>
        </w:p>
        <w:p w14:paraId="402C92F5" w14:textId="5073B66C"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93" w:history="1">
            <w:r w:rsidR="004D192D" w:rsidRPr="009C41E3">
              <w:rPr>
                <w:rStyle w:val="Lienhypertexte"/>
                <w:noProof/>
              </w:rPr>
              <w:t>3.1.2.3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Qui est concerné ?</w:t>
            </w:r>
            <w:r w:rsidR="004D192D">
              <w:rPr>
                <w:noProof/>
                <w:webHidden/>
              </w:rPr>
              <w:tab/>
            </w:r>
            <w:r w:rsidR="004D192D">
              <w:rPr>
                <w:noProof/>
                <w:webHidden/>
              </w:rPr>
              <w:fldChar w:fldCharType="begin"/>
            </w:r>
            <w:r w:rsidR="004D192D">
              <w:rPr>
                <w:noProof/>
                <w:webHidden/>
              </w:rPr>
              <w:instrText xml:space="preserve"> PAGEREF _Toc532721093 \h </w:instrText>
            </w:r>
            <w:r w:rsidR="004D192D">
              <w:rPr>
                <w:noProof/>
                <w:webHidden/>
              </w:rPr>
            </w:r>
            <w:r w:rsidR="004D192D">
              <w:rPr>
                <w:noProof/>
                <w:webHidden/>
              </w:rPr>
              <w:fldChar w:fldCharType="separate"/>
            </w:r>
            <w:r w:rsidR="004D192D">
              <w:rPr>
                <w:noProof/>
                <w:webHidden/>
              </w:rPr>
              <w:t>18</w:t>
            </w:r>
            <w:r w:rsidR="004D192D">
              <w:rPr>
                <w:noProof/>
                <w:webHidden/>
              </w:rPr>
              <w:fldChar w:fldCharType="end"/>
            </w:r>
          </w:hyperlink>
        </w:p>
        <w:p w14:paraId="090E93E1" w14:textId="5DA42E5B"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94" w:history="1">
            <w:r w:rsidR="004D192D" w:rsidRPr="009C41E3">
              <w:rPr>
                <w:rStyle w:val="Lienhypertexte"/>
                <w:noProof/>
              </w:rPr>
              <w:t>3.1.3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Mise en conformité</w:t>
            </w:r>
            <w:r w:rsidR="004D192D">
              <w:rPr>
                <w:noProof/>
                <w:webHidden/>
              </w:rPr>
              <w:tab/>
            </w:r>
            <w:r w:rsidR="004D192D">
              <w:rPr>
                <w:noProof/>
                <w:webHidden/>
              </w:rPr>
              <w:fldChar w:fldCharType="begin"/>
            </w:r>
            <w:r w:rsidR="004D192D">
              <w:rPr>
                <w:noProof/>
                <w:webHidden/>
              </w:rPr>
              <w:instrText xml:space="preserve"> PAGEREF _Toc532721094 \h </w:instrText>
            </w:r>
            <w:r w:rsidR="004D192D">
              <w:rPr>
                <w:noProof/>
                <w:webHidden/>
              </w:rPr>
            </w:r>
            <w:r w:rsidR="004D192D">
              <w:rPr>
                <w:noProof/>
                <w:webHidden/>
              </w:rPr>
              <w:fldChar w:fldCharType="separate"/>
            </w:r>
            <w:r w:rsidR="004D192D">
              <w:rPr>
                <w:noProof/>
                <w:webHidden/>
              </w:rPr>
              <w:t>19</w:t>
            </w:r>
            <w:r w:rsidR="004D192D">
              <w:rPr>
                <w:noProof/>
                <w:webHidden/>
              </w:rPr>
              <w:fldChar w:fldCharType="end"/>
            </w:r>
          </w:hyperlink>
        </w:p>
        <w:p w14:paraId="0F4BCE2C" w14:textId="35974396"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95" w:history="1">
            <w:r w:rsidR="004D192D" w:rsidRPr="009C41E3">
              <w:rPr>
                <w:rStyle w:val="Lienhypertexte"/>
                <w:noProof/>
              </w:rPr>
              <w:t>3.1.4</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Organisation et actions :</w:t>
            </w:r>
            <w:r w:rsidR="004D192D">
              <w:rPr>
                <w:noProof/>
                <w:webHidden/>
              </w:rPr>
              <w:tab/>
            </w:r>
            <w:r w:rsidR="004D192D">
              <w:rPr>
                <w:noProof/>
                <w:webHidden/>
              </w:rPr>
              <w:fldChar w:fldCharType="begin"/>
            </w:r>
            <w:r w:rsidR="004D192D">
              <w:rPr>
                <w:noProof/>
                <w:webHidden/>
              </w:rPr>
              <w:instrText xml:space="preserve"> PAGEREF _Toc532721095 \h </w:instrText>
            </w:r>
            <w:r w:rsidR="004D192D">
              <w:rPr>
                <w:noProof/>
                <w:webHidden/>
              </w:rPr>
            </w:r>
            <w:r w:rsidR="004D192D">
              <w:rPr>
                <w:noProof/>
                <w:webHidden/>
              </w:rPr>
              <w:fldChar w:fldCharType="separate"/>
            </w:r>
            <w:r w:rsidR="004D192D">
              <w:rPr>
                <w:noProof/>
                <w:webHidden/>
              </w:rPr>
              <w:t>19</w:t>
            </w:r>
            <w:r w:rsidR="004D192D">
              <w:rPr>
                <w:noProof/>
                <w:webHidden/>
              </w:rPr>
              <w:fldChar w:fldCharType="end"/>
            </w:r>
          </w:hyperlink>
        </w:p>
        <w:p w14:paraId="6A3120A2" w14:textId="387525CB"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96" w:history="1">
            <w:r w:rsidR="004D192D" w:rsidRPr="009C41E3">
              <w:rPr>
                <w:rStyle w:val="Lienhypertexte"/>
                <w:noProof/>
              </w:rPr>
              <w:t>3.1.5</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Mesures techniques adéquates</w:t>
            </w:r>
            <w:r w:rsidR="004D192D">
              <w:rPr>
                <w:noProof/>
                <w:webHidden/>
              </w:rPr>
              <w:tab/>
            </w:r>
            <w:r w:rsidR="004D192D">
              <w:rPr>
                <w:noProof/>
                <w:webHidden/>
              </w:rPr>
              <w:fldChar w:fldCharType="begin"/>
            </w:r>
            <w:r w:rsidR="004D192D">
              <w:rPr>
                <w:noProof/>
                <w:webHidden/>
              </w:rPr>
              <w:instrText xml:space="preserve"> PAGEREF _Toc532721096 \h </w:instrText>
            </w:r>
            <w:r w:rsidR="004D192D">
              <w:rPr>
                <w:noProof/>
                <w:webHidden/>
              </w:rPr>
            </w:r>
            <w:r w:rsidR="004D192D">
              <w:rPr>
                <w:noProof/>
                <w:webHidden/>
              </w:rPr>
              <w:fldChar w:fldCharType="separate"/>
            </w:r>
            <w:r w:rsidR="004D192D">
              <w:rPr>
                <w:noProof/>
                <w:webHidden/>
              </w:rPr>
              <w:t>19</w:t>
            </w:r>
            <w:r w:rsidR="004D192D">
              <w:rPr>
                <w:noProof/>
                <w:webHidden/>
              </w:rPr>
              <w:fldChar w:fldCharType="end"/>
            </w:r>
          </w:hyperlink>
        </w:p>
        <w:p w14:paraId="79BDDEF5" w14:textId="5761EAE6"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097" w:history="1">
            <w:r w:rsidR="004D192D" w:rsidRPr="009C41E3">
              <w:rPr>
                <w:rStyle w:val="Lienhypertexte"/>
                <w:noProof/>
              </w:rPr>
              <w:t>3.2</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Les disques durs et le systèmes RAIDs</w:t>
            </w:r>
            <w:r w:rsidR="004D192D">
              <w:rPr>
                <w:noProof/>
                <w:webHidden/>
              </w:rPr>
              <w:tab/>
            </w:r>
            <w:r w:rsidR="004D192D">
              <w:rPr>
                <w:noProof/>
                <w:webHidden/>
              </w:rPr>
              <w:fldChar w:fldCharType="begin"/>
            </w:r>
            <w:r w:rsidR="004D192D">
              <w:rPr>
                <w:noProof/>
                <w:webHidden/>
              </w:rPr>
              <w:instrText xml:space="preserve"> PAGEREF _Toc532721097 \h </w:instrText>
            </w:r>
            <w:r w:rsidR="004D192D">
              <w:rPr>
                <w:noProof/>
                <w:webHidden/>
              </w:rPr>
            </w:r>
            <w:r w:rsidR="004D192D">
              <w:rPr>
                <w:noProof/>
                <w:webHidden/>
              </w:rPr>
              <w:fldChar w:fldCharType="separate"/>
            </w:r>
            <w:r w:rsidR="004D192D">
              <w:rPr>
                <w:noProof/>
                <w:webHidden/>
              </w:rPr>
              <w:t>20</w:t>
            </w:r>
            <w:r w:rsidR="004D192D">
              <w:rPr>
                <w:noProof/>
                <w:webHidden/>
              </w:rPr>
              <w:fldChar w:fldCharType="end"/>
            </w:r>
          </w:hyperlink>
        </w:p>
        <w:p w14:paraId="041F63BB" w14:textId="24EA6121"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098" w:history="1">
            <w:r w:rsidR="004D192D" w:rsidRPr="009C41E3">
              <w:rPr>
                <w:rStyle w:val="Lienhypertexte"/>
                <w:noProof/>
              </w:rPr>
              <w:t>3.2.1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Logiciel et matériel</w:t>
            </w:r>
            <w:r w:rsidR="004D192D">
              <w:rPr>
                <w:noProof/>
                <w:webHidden/>
              </w:rPr>
              <w:tab/>
            </w:r>
            <w:r w:rsidR="004D192D">
              <w:rPr>
                <w:noProof/>
                <w:webHidden/>
              </w:rPr>
              <w:fldChar w:fldCharType="begin"/>
            </w:r>
            <w:r w:rsidR="004D192D">
              <w:rPr>
                <w:noProof/>
                <w:webHidden/>
              </w:rPr>
              <w:instrText xml:space="preserve"> PAGEREF _Toc532721098 \h </w:instrText>
            </w:r>
            <w:r w:rsidR="004D192D">
              <w:rPr>
                <w:noProof/>
                <w:webHidden/>
              </w:rPr>
            </w:r>
            <w:r w:rsidR="004D192D">
              <w:rPr>
                <w:noProof/>
                <w:webHidden/>
              </w:rPr>
              <w:fldChar w:fldCharType="separate"/>
            </w:r>
            <w:r w:rsidR="004D192D">
              <w:rPr>
                <w:noProof/>
                <w:webHidden/>
              </w:rPr>
              <w:t>20</w:t>
            </w:r>
            <w:r w:rsidR="004D192D">
              <w:rPr>
                <w:noProof/>
                <w:webHidden/>
              </w:rPr>
              <w:fldChar w:fldCharType="end"/>
            </w:r>
          </w:hyperlink>
        </w:p>
        <w:p w14:paraId="4341A0D3" w14:textId="13190F63"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099" w:history="1">
            <w:r w:rsidR="004D192D" w:rsidRPr="009C41E3">
              <w:rPr>
                <w:rStyle w:val="Lienhypertexte"/>
                <w:noProof/>
              </w:rPr>
              <w:t>3.2.1.1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matériel</w:t>
            </w:r>
            <w:r w:rsidR="004D192D">
              <w:rPr>
                <w:noProof/>
                <w:webHidden/>
              </w:rPr>
              <w:tab/>
            </w:r>
            <w:r w:rsidR="004D192D">
              <w:rPr>
                <w:noProof/>
                <w:webHidden/>
              </w:rPr>
              <w:fldChar w:fldCharType="begin"/>
            </w:r>
            <w:r w:rsidR="004D192D">
              <w:rPr>
                <w:noProof/>
                <w:webHidden/>
              </w:rPr>
              <w:instrText xml:space="preserve"> PAGEREF _Toc532721099 \h </w:instrText>
            </w:r>
            <w:r w:rsidR="004D192D">
              <w:rPr>
                <w:noProof/>
                <w:webHidden/>
              </w:rPr>
            </w:r>
            <w:r w:rsidR="004D192D">
              <w:rPr>
                <w:noProof/>
                <w:webHidden/>
              </w:rPr>
              <w:fldChar w:fldCharType="separate"/>
            </w:r>
            <w:r w:rsidR="004D192D">
              <w:rPr>
                <w:noProof/>
                <w:webHidden/>
              </w:rPr>
              <w:t>21</w:t>
            </w:r>
            <w:r w:rsidR="004D192D">
              <w:rPr>
                <w:noProof/>
                <w:webHidden/>
              </w:rPr>
              <w:fldChar w:fldCharType="end"/>
            </w:r>
          </w:hyperlink>
        </w:p>
        <w:p w14:paraId="47C398B7" w14:textId="1DB60B90"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00" w:history="1">
            <w:r w:rsidR="004D192D" w:rsidRPr="009C41E3">
              <w:rPr>
                <w:rStyle w:val="Lienhypertexte"/>
                <w:noProof/>
              </w:rPr>
              <w:t>3.2.1.2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Logiciel</w:t>
            </w:r>
            <w:r w:rsidR="004D192D">
              <w:rPr>
                <w:noProof/>
                <w:webHidden/>
              </w:rPr>
              <w:tab/>
            </w:r>
            <w:r w:rsidR="004D192D">
              <w:rPr>
                <w:noProof/>
                <w:webHidden/>
              </w:rPr>
              <w:fldChar w:fldCharType="begin"/>
            </w:r>
            <w:r w:rsidR="004D192D">
              <w:rPr>
                <w:noProof/>
                <w:webHidden/>
              </w:rPr>
              <w:instrText xml:space="preserve"> PAGEREF _Toc532721100 \h </w:instrText>
            </w:r>
            <w:r w:rsidR="004D192D">
              <w:rPr>
                <w:noProof/>
                <w:webHidden/>
              </w:rPr>
            </w:r>
            <w:r w:rsidR="004D192D">
              <w:rPr>
                <w:noProof/>
                <w:webHidden/>
              </w:rPr>
              <w:fldChar w:fldCharType="separate"/>
            </w:r>
            <w:r w:rsidR="004D192D">
              <w:rPr>
                <w:noProof/>
                <w:webHidden/>
              </w:rPr>
              <w:t>21</w:t>
            </w:r>
            <w:r w:rsidR="004D192D">
              <w:rPr>
                <w:noProof/>
                <w:webHidden/>
              </w:rPr>
              <w:fldChar w:fldCharType="end"/>
            </w:r>
          </w:hyperlink>
        </w:p>
        <w:p w14:paraId="35C68B0F" w14:textId="52AC892B"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1" w:history="1">
            <w:r w:rsidR="004D192D" w:rsidRPr="009C41E3">
              <w:rPr>
                <w:rStyle w:val="Lienhypertexte"/>
                <w:noProof/>
                <w:lang w:val="en-GB"/>
              </w:rPr>
              <w:t>3.2.2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lang w:val="en-GB"/>
              </w:rPr>
              <w:t>Le JBOD (Just A Bunch Of Disks):</w:t>
            </w:r>
            <w:r w:rsidR="004D192D">
              <w:rPr>
                <w:noProof/>
                <w:webHidden/>
              </w:rPr>
              <w:tab/>
            </w:r>
            <w:r w:rsidR="004D192D">
              <w:rPr>
                <w:noProof/>
                <w:webHidden/>
              </w:rPr>
              <w:fldChar w:fldCharType="begin"/>
            </w:r>
            <w:r w:rsidR="004D192D">
              <w:rPr>
                <w:noProof/>
                <w:webHidden/>
              </w:rPr>
              <w:instrText xml:space="preserve"> PAGEREF _Toc532721101 \h </w:instrText>
            </w:r>
            <w:r w:rsidR="004D192D">
              <w:rPr>
                <w:noProof/>
                <w:webHidden/>
              </w:rPr>
            </w:r>
            <w:r w:rsidR="004D192D">
              <w:rPr>
                <w:noProof/>
                <w:webHidden/>
              </w:rPr>
              <w:fldChar w:fldCharType="separate"/>
            </w:r>
            <w:r w:rsidR="004D192D">
              <w:rPr>
                <w:noProof/>
                <w:webHidden/>
              </w:rPr>
              <w:t>21</w:t>
            </w:r>
            <w:r w:rsidR="004D192D">
              <w:rPr>
                <w:noProof/>
                <w:webHidden/>
              </w:rPr>
              <w:fldChar w:fldCharType="end"/>
            </w:r>
          </w:hyperlink>
        </w:p>
        <w:p w14:paraId="1CD18B7A" w14:textId="02B5B6EC"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2" w:history="1">
            <w:r w:rsidR="004D192D" w:rsidRPr="009C41E3">
              <w:rPr>
                <w:rStyle w:val="Lienhypertexte"/>
                <w:noProof/>
              </w:rPr>
              <w:t>3.2.3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0 (entrelacement) :</w:t>
            </w:r>
            <w:r w:rsidR="004D192D">
              <w:rPr>
                <w:noProof/>
                <w:webHidden/>
              </w:rPr>
              <w:tab/>
            </w:r>
            <w:r w:rsidR="004D192D">
              <w:rPr>
                <w:noProof/>
                <w:webHidden/>
              </w:rPr>
              <w:fldChar w:fldCharType="begin"/>
            </w:r>
            <w:r w:rsidR="004D192D">
              <w:rPr>
                <w:noProof/>
                <w:webHidden/>
              </w:rPr>
              <w:instrText xml:space="preserve"> PAGEREF _Toc532721102 \h </w:instrText>
            </w:r>
            <w:r w:rsidR="004D192D">
              <w:rPr>
                <w:noProof/>
                <w:webHidden/>
              </w:rPr>
            </w:r>
            <w:r w:rsidR="004D192D">
              <w:rPr>
                <w:noProof/>
                <w:webHidden/>
              </w:rPr>
              <w:fldChar w:fldCharType="separate"/>
            </w:r>
            <w:r w:rsidR="004D192D">
              <w:rPr>
                <w:noProof/>
                <w:webHidden/>
              </w:rPr>
              <w:t>21</w:t>
            </w:r>
            <w:r w:rsidR="004D192D">
              <w:rPr>
                <w:noProof/>
                <w:webHidden/>
              </w:rPr>
              <w:fldChar w:fldCharType="end"/>
            </w:r>
          </w:hyperlink>
        </w:p>
        <w:p w14:paraId="2DE096AC" w14:textId="2EE7AFA3"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3" w:history="1">
            <w:r w:rsidR="004D192D" w:rsidRPr="009C41E3">
              <w:rPr>
                <w:rStyle w:val="Lienhypertexte"/>
                <w:noProof/>
              </w:rPr>
              <w:t>3.2.4</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1 (écriture miroir) :</w:t>
            </w:r>
            <w:r w:rsidR="004D192D">
              <w:rPr>
                <w:noProof/>
                <w:webHidden/>
              </w:rPr>
              <w:tab/>
            </w:r>
            <w:r w:rsidR="004D192D">
              <w:rPr>
                <w:noProof/>
                <w:webHidden/>
              </w:rPr>
              <w:fldChar w:fldCharType="begin"/>
            </w:r>
            <w:r w:rsidR="004D192D">
              <w:rPr>
                <w:noProof/>
                <w:webHidden/>
              </w:rPr>
              <w:instrText xml:space="preserve"> PAGEREF _Toc532721103 \h </w:instrText>
            </w:r>
            <w:r w:rsidR="004D192D">
              <w:rPr>
                <w:noProof/>
                <w:webHidden/>
              </w:rPr>
            </w:r>
            <w:r w:rsidR="004D192D">
              <w:rPr>
                <w:noProof/>
                <w:webHidden/>
              </w:rPr>
              <w:fldChar w:fldCharType="separate"/>
            </w:r>
            <w:r w:rsidR="004D192D">
              <w:rPr>
                <w:noProof/>
                <w:webHidden/>
              </w:rPr>
              <w:t>22</w:t>
            </w:r>
            <w:r w:rsidR="004D192D">
              <w:rPr>
                <w:noProof/>
                <w:webHidden/>
              </w:rPr>
              <w:fldChar w:fldCharType="end"/>
            </w:r>
          </w:hyperlink>
        </w:p>
        <w:p w14:paraId="1C0105AD" w14:textId="6609A524"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4" w:history="1">
            <w:r w:rsidR="004D192D" w:rsidRPr="009C41E3">
              <w:rPr>
                <w:rStyle w:val="Lienhypertexte"/>
                <w:noProof/>
              </w:rPr>
              <w:t>3.2.5</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1E (écriture miroir entrelacée) :</w:t>
            </w:r>
            <w:r w:rsidR="004D192D">
              <w:rPr>
                <w:noProof/>
                <w:webHidden/>
              </w:rPr>
              <w:tab/>
            </w:r>
            <w:r w:rsidR="004D192D">
              <w:rPr>
                <w:noProof/>
                <w:webHidden/>
              </w:rPr>
              <w:fldChar w:fldCharType="begin"/>
            </w:r>
            <w:r w:rsidR="004D192D">
              <w:rPr>
                <w:noProof/>
                <w:webHidden/>
              </w:rPr>
              <w:instrText xml:space="preserve"> PAGEREF _Toc532721104 \h </w:instrText>
            </w:r>
            <w:r w:rsidR="004D192D">
              <w:rPr>
                <w:noProof/>
                <w:webHidden/>
              </w:rPr>
            </w:r>
            <w:r w:rsidR="004D192D">
              <w:rPr>
                <w:noProof/>
                <w:webHidden/>
              </w:rPr>
              <w:fldChar w:fldCharType="separate"/>
            </w:r>
            <w:r w:rsidR="004D192D">
              <w:rPr>
                <w:noProof/>
                <w:webHidden/>
              </w:rPr>
              <w:t>22</w:t>
            </w:r>
            <w:r w:rsidR="004D192D">
              <w:rPr>
                <w:noProof/>
                <w:webHidden/>
              </w:rPr>
              <w:fldChar w:fldCharType="end"/>
            </w:r>
          </w:hyperlink>
        </w:p>
        <w:p w14:paraId="6E43725F" w14:textId="363C9221"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5" w:history="1">
            <w:r w:rsidR="004D192D" w:rsidRPr="009C41E3">
              <w:rPr>
                <w:rStyle w:val="Lienhypertexte"/>
                <w:noProof/>
              </w:rPr>
              <w:t>3.2.6</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5 (entrelacement avec parité) :</w:t>
            </w:r>
            <w:r w:rsidR="004D192D">
              <w:rPr>
                <w:noProof/>
                <w:webHidden/>
              </w:rPr>
              <w:tab/>
            </w:r>
            <w:r w:rsidR="004D192D">
              <w:rPr>
                <w:noProof/>
                <w:webHidden/>
              </w:rPr>
              <w:fldChar w:fldCharType="begin"/>
            </w:r>
            <w:r w:rsidR="004D192D">
              <w:rPr>
                <w:noProof/>
                <w:webHidden/>
              </w:rPr>
              <w:instrText xml:space="preserve"> PAGEREF _Toc532721105 \h </w:instrText>
            </w:r>
            <w:r w:rsidR="004D192D">
              <w:rPr>
                <w:noProof/>
                <w:webHidden/>
              </w:rPr>
            </w:r>
            <w:r w:rsidR="004D192D">
              <w:rPr>
                <w:noProof/>
                <w:webHidden/>
              </w:rPr>
              <w:fldChar w:fldCharType="separate"/>
            </w:r>
            <w:r w:rsidR="004D192D">
              <w:rPr>
                <w:noProof/>
                <w:webHidden/>
              </w:rPr>
              <w:t>23</w:t>
            </w:r>
            <w:r w:rsidR="004D192D">
              <w:rPr>
                <w:noProof/>
                <w:webHidden/>
              </w:rPr>
              <w:fldChar w:fldCharType="end"/>
            </w:r>
          </w:hyperlink>
        </w:p>
        <w:p w14:paraId="2C878D04" w14:textId="28D88944"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6" w:history="1">
            <w:r w:rsidR="004D192D" w:rsidRPr="009C41E3">
              <w:rPr>
                <w:rStyle w:val="Lienhypertexte"/>
                <w:noProof/>
              </w:rPr>
              <w:t>3.2.7</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5EE (Hot Space)</w:t>
            </w:r>
            <w:r w:rsidR="004D192D">
              <w:rPr>
                <w:noProof/>
                <w:webHidden/>
              </w:rPr>
              <w:tab/>
            </w:r>
            <w:r w:rsidR="004D192D">
              <w:rPr>
                <w:noProof/>
                <w:webHidden/>
              </w:rPr>
              <w:fldChar w:fldCharType="begin"/>
            </w:r>
            <w:r w:rsidR="004D192D">
              <w:rPr>
                <w:noProof/>
                <w:webHidden/>
              </w:rPr>
              <w:instrText xml:space="preserve"> PAGEREF _Toc532721106 \h </w:instrText>
            </w:r>
            <w:r w:rsidR="004D192D">
              <w:rPr>
                <w:noProof/>
                <w:webHidden/>
              </w:rPr>
            </w:r>
            <w:r w:rsidR="004D192D">
              <w:rPr>
                <w:noProof/>
                <w:webHidden/>
              </w:rPr>
              <w:fldChar w:fldCharType="separate"/>
            </w:r>
            <w:r w:rsidR="004D192D">
              <w:rPr>
                <w:noProof/>
                <w:webHidden/>
              </w:rPr>
              <w:t>23</w:t>
            </w:r>
            <w:r w:rsidR="004D192D">
              <w:rPr>
                <w:noProof/>
                <w:webHidden/>
              </w:rPr>
              <w:fldChar w:fldCharType="end"/>
            </w:r>
          </w:hyperlink>
        </w:p>
        <w:p w14:paraId="67399882" w14:textId="7C709E4A"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7" w:history="1">
            <w:r w:rsidR="004D192D" w:rsidRPr="009C41E3">
              <w:rPr>
                <w:rStyle w:val="Lienhypertexte"/>
                <w:noProof/>
              </w:rPr>
              <w:t>3.2.8</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6 (entrelacement avec double parité) :</w:t>
            </w:r>
            <w:r w:rsidR="004D192D">
              <w:rPr>
                <w:noProof/>
                <w:webHidden/>
              </w:rPr>
              <w:tab/>
            </w:r>
            <w:r w:rsidR="004D192D">
              <w:rPr>
                <w:noProof/>
                <w:webHidden/>
              </w:rPr>
              <w:fldChar w:fldCharType="begin"/>
            </w:r>
            <w:r w:rsidR="004D192D">
              <w:rPr>
                <w:noProof/>
                <w:webHidden/>
              </w:rPr>
              <w:instrText xml:space="preserve"> PAGEREF _Toc532721107 \h </w:instrText>
            </w:r>
            <w:r w:rsidR="004D192D">
              <w:rPr>
                <w:noProof/>
                <w:webHidden/>
              </w:rPr>
            </w:r>
            <w:r w:rsidR="004D192D">
              <w:rPr>
                <w:noProof/>
                <w:webHidden/>
              </w:rPr>
              <w:fldChar w:fldCharType="separate"/>
            </w:r>
            <w:r w:rsidR="004D192D">
              <w:rPr>
                <w:noProof/>
                <w:webHidden/>
              </w:rPr>
              <w:t>23</w:t>
            </w:r>
            <w:r w:rsidR="004D192D">
              <w:rPr>
                <w:noProof/>
                <w:webHidden/>
              </w:rPr>
              <w:fldChar w:fldCharType="end"/>
            </w:r>
          </w:hyperlink>
        </w:p>
        <w:p w14:paraId="279CAD10" w14:textId="02CBBD65"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8" w:history="1">
            <w:r w:rsidR="004D192D" w:rsidRPr="009C41E3">
              <w:rPr>
                <w:rStyle w:val="Lienhypertexte"/>
                <w:noProof/>
              </w:rPr>
              <w:t>3.2.9</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10 (ensembles RAID 1 entrelacés) :</w:t>
            </w:r>
            <w:r w:rsidR="004D192D">
              <w:rPr>
                <w:noProof/>
                <w:webHidden/>
              </w:rPr>
              <w:tab/>
            </w:r>
            <w:r w:rsidR="004D192D">
              <w:rPr>
                <w:noProof/>
                <w:webHidden/>
              </w:rPr>
              <w:fldChar w:fldCharType="begin"/>
            </w:r>
            <w:r w:rsidR="004D192D">
              <w:rPr>
                <w:noProof/>
                <w:webHidden/>
              </w:rPr>
              <w:instrText xml:space="preserve"> PAGEREF _Toc532721108 \h </w:instrText>
            </w:r>
            <w:r w:rsidR="004D192D">
              <w:rPr>
                <w:noProof/>
                <w:webHidden/>
              </w:rPr>
            </w:r>
            <w:r w:rsidR="004D192D">
              <w:rPr>
                <w:noProof/>
                <w:webHidden/>
              </w:rPr>
              <w:fldChar w:fldCharType="separate"/>
            </w:r>
            <w:r w:rsidR="004D192D">
              <w:rPr>
                <w:noProof/>
                <w:webHidden/>
              </w:rPr>
              <w:t>24</w:t>
            </w:r>
            <w:r w:rsidR="004D192D">
              <w:rPr>
                <w:noProof/>
                <w:webHidden/>
              </w:rPr>
              <w:fldChar w:fldCharType="end"/>
            </w:r>
          </w:hyperlink>
        </w:p>
        <w:p w14:paraId="40A7FFA0" w14:textId="1CB02D6B"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09" w:history="1">
            <w:r w:rsidR="004D192D" w:rsidRPr="009C41E3">
              <w:rPr>
                <w:rStyle w:val="Lienhypertexte"/>
                <w:noProof/>
              </w:rPr>
              <w:t>3.2.10</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50 (ensembles RAID 5 entrelacés) :</w:t>
            </w:r>
            <w:r w:rsidR="004D192D">
              <w:rPr>
                <w:noProof/>
                <w:webHidden/>
              </w:rPr>
              <w:tab/>
            </w:r>
            <w:r w:rsidR="004D192D">
              <w:rPr>
                <w:noProof/>
                <w:webHidden/>
              </w:rPr>
              <w:fldChar w:fldCharType="begin"/>
            </w:r>
            <w:r w:rsidR="004D192D">
              <w:rPr>
                <w:noProof/>
                <w:webHidden/>
              </w:rPr>
              <w:instrText xml:space="preserve"> PAGEREF _Toc532721109 \h </w:instrText>
            </w:r>
            <w:r w:rsidR="004D192D">
              <w:rPr>
                <w:noProof/>
                <w:webHidden/>
              </w:rPr>
            </w:r>
            <w:r w:rsidR="004D192D">
              <w:rPr>
                <w:noProof/>
                <w:webHidden/>
              </w:rPr>
              <w:fldChar w:fldCharType="separate"/>
            </w:r>
            <w:r w:rsidR="004D192D">
              <w:rPr>
                <w:noProof/>
                <w:webHidden/>
              </w:rPr>
              <w:t>24</w:t>
            </w:r>
            <w:r w:rsidR="004D192D">
              <w:rPr>
                <w:noProof/>
                <w:webHidden/>
              </w:rPr>
              <w:fldChar w:fldCharType="end"/>
            </w:r>
          </w:hyperlink>
        </w:p>
        <w:p w14:paraId="08067B8A" w14:textId="44B2871F"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10" w:history="1">
            <w:r w:rsidR="004D192D" w:rsidRPr="009C41E3">
              <w:rPr>
                <w:rStyle w:val="Lienhypertexte"/>
                <w:noProof/>
              </w:rPr>
              <w:t>3.2.11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60 (ensembles RAID 6 entrelacés) :</w:t>
            </w:r>
            <w:r w:rsidR="004D192D">
              <w:rPr>
                <w:noProof/>
                <w:webHidden/>
              </w:rPr>
              <w:tab/>
            </w:r>
            <w:r w:rsidR="004D192D">
              <w:rPr>
                <w:noProof/>
                <w:webHidden/>
              </w:rPr>
              <w:fldChar w:fldCharType="begin"/>
            </w:r>
            <w:r w:rsidR="004D192D">
              <w:rPr>
                <w:noProof/>
                <w:webHidden/>
              </w:rPr>
              <w:instrText xml:space="preserve"> PAGEREF _Toc532721110 \h </w:instrText>
            </w:r>
            <w:r w:rsidR="004D192D">
              <w:rPr>
                <w:noProof/>
                <w:webHidden/>
              </w:rPr>
            </w:r>
            <w:r w:rsidR="004D192D">
              <w:rPr>
                <w:noProof/>
                <w:webHidden/>
              </w:rPr>
              <w:fldChar w:fldCharType="separate"/>
            </w:r>
            <w:r w:rsidR="004D192D">
              <w:rPr>
                <w:noProof/>
                <w:webHidden/>
              </w:rPr>
              <w:t>24</w:t>
            </w:r>
            <w:r w:rsidR="004D192D">
              <w:rPr>
                <w:noProof/>
                <w:webHidden/>
              </w:rPr>
              <w:fldChar w:fldCharType="end"/>
            </w:r>
          </w:hyperlink>
        </w:p>
        <w:p w14:paraId="7BBE0B83" w14:textId="33C08B38"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11" w:history="1">
            <w:r w:rsidR="004D192D" w:rsidRPr="009C41E3">
              <w:rPr>
                <w:rStyle w:val="Lienhypertexte"/>
                <w:noProof/>
              </w:rPr>
              <w:t>3.2.12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Raid DP</w:t>
            </w:r>
            <w:r w:rsidR="004D192D">
              <w:rPr>
                <w:noProof/>
                <w:webHidden/>
              </w:rPr>
              <w:tab/>
            </w:r>
            <w:r w:rsidR="004D192D">
              <w:rPr>
                <w:noProof/>
                <w:webHidden/>
              </w:rPr>
              <w:fldChar w:fldCharType="begin"/>
            </w:r>
            <w:r w:rsidR="004D192D">
              <w:rPr>
                <w:noProof/>
                <w:webHidden/>
              </w:rPr>
              <w:instrText xml:space="preserve"> PAGEREF _Toc532721111 \h </w:instrText>
            </w:r>
            <w:r w:rsidR="004D192D">
              <w:rPr>
                <w:noProof/>
                <w:webHidden/>
              </w:rPr>
            </w:r>
            <w:r w:rsidR="004D192D">
              <w:rPr>
                <w:noProof/>
                <w:webHidden/>
              </w:rPr>
              <w:fldChar w:fldCharType="separate"/>
            </w:r>
            <w:r w:rsidR="004D192D">
              <w:rPr>
                <w:noProof/>
                <w:webHidden/>
              </w:rPr>
              <w:t>24</w:t>
            </w:r>
            <w:r w:rsidR="004D192D">
              <w:rPr>
                <w:noProof/>
                <w:webHidden/>
              </w:rPr>
              <w:fldChar w:fldCharType="end"/>
            </w:r>
          </w:hyperlink>
        </w:p>
        <w:p w14:paraId="44CC8B23" w14:textId="615DDF9F"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12" w:history="1">
            <w:r w:rsidR="004D192D" w:rsidRPr="009C41E3">
              <w:rPr>
                <w:rStyle w:val="Lienhypertexte"/>
                <w:noProof/>
              </w:rPr>
              <w:t>3.3</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Les différents systèmes de stockages</w:t>
            </w:r>
            <w:r w:rsidR="004D192D">
              <w:rPr>
                <w:noProof/>
                <w:webHidden/>
              </w:rPr>
              <w:tab/>
            </w:r>
            <w:r w:rsidR="004D192D">
              <w:rPr>
                <w:noProof/>
                <w:webHidden/>
              </w:rPr>
              <w:fldChar w:fldCharType="begin"/>
            </w:r>
            <w:r w:rsidR="004D192D">
              <w:rPr>
                <w:noProof/>
                <w:webHidden/>
              </w:rPr>
              <w:instrText xml:space="preserve"> PAGEREF _Toc532721112 \h </w:instrText>
            </w:r>
            <w:r w:rsidR="004D192D">
              <w:rPr>
                <w:noProof/>
                <w:webHidden/>
              </w:rPr>
            </w:r>
            <w:r w:rsidR="004D192D">
              <w:rPr>
                <w:noProof/>
                <w:webHidden/>
              </w:rPr>
              <w:fldChar w:fldCharType="separate"/>
            </w:r>
            <w:r w:rsidR="004D192D">
              <w:rPr>
                <w:noProof/>
                <w:webHidden/>
              </w:rPr>
              <w:t>25</w:t>
            </w:r>
            <w:r w:rsidR="004D192D">
              <w:rPr>
                <w:noProof/>
                <w:webHidden/>
              </w:rPr>
              <w:fldChar w:fldCharType="end"/>
            </w:r>
          </w:hyperlink>
        </w:p>
        <w:p w14:paraId="7602A2F1" w14:textId="422EA758"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13" w:history="1">
            <w:r w:rsidR="004D192D" w:rsidRPr="009C41E3">
              <w:rPr>
                <w:rStyle w:val="Lienhypertexte"/>
                <w:noProof/>
              </w:rPr>
              <w:t>3.3.1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Première génération – supports physiques</w:t>
            </w:r>
            <w:r w:rsidR="004D192D">
              <w:rPr>
                <w:noProof/>
                <w:webHidden/>
              </w:rPr>
              <w:tab/>
            </w:r>
            <w:r w:rsidR="004D192D">
              <w:rPr>
                <w:noProof/>
                <w:webHidden/>
              </w:rPr>
              <w:fldChar w:fldCharType="begin"/>
            </w:r>
            <w:r w:rsidR="004D192D">
              <w:rPr>
                <w:noProof/>
                <w:webHidden/>
              </w:rPr>
              <w:instrText xml:space="preserve"> PAGEREF _Toc532721113 \h </w:instrText>
            </w:r>
            <w:r w:rsidR="004D192D">
              <w:rPr>
                <w:noProof/>
                <w:webHidden/>
              </w:rPr>
            </w:r>
            <w:r w:rsidR="004D192D">
              <w:rPr>
                <w:noProof/>
                <w:webHidden/>
              </w:rPr>
              <w:fldChar w:fldCharType="separate"/>
            </w:r>
            <w:r w:rsidR="004D192D">
              <w:rPr>
                <w:noProof/>
                <w:webHidden/>
              </w:rPr>
              <w:t>25</w:t>
            </w:r>
            <w:r w:rsidR="004D192D">
              <w:rPr>
                <w:noProof/>
                <w:webHidden/>
              </w:rPr>
              <w:fldChar w:fldCharType="end"/>
            </w:r>
          </w:hyperlink>
        </w:p>
        <w:p w14:paraId="5E31E099" w14:textId="17174128"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14" w:history="1">
            <w:r w:rsidR="004D192D" w:rsidRPr="009C41E3">
              <w:rPr>
                <w:rStyle w:val="Lienhypertexte"/>
                <w:noProof/>
              </w:rPr>
              <w:t>3.3.1.1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Le ruban perforé</w:t>
            </w:r>
            <w:r w:rsidR="004D192D">
              <w:rPr>
                <w:noProof/>
                <w:webHidden/>
              </w:rPr>
              <w:tab/>
            </w:r>
            <w:r w:rsidR="004D192D">
              <w:rPr>
                <w:noProof/>
                <w:webHidden/>
              </w:rPr>
              <w:fldChar w:fldCharType="begin"/>
            </w:r>
            <w:r w:rsidR="004D192D">
              <w:rPr>
                <w:noProof/>
                <w:webHidden/>
              </w:rPr>
              <w:instrText xml:space="preserve"> PAGEREF _Toc532721114 \h </w:instrText>
            </w:r>
            <w:r w:rsidR="004D192D">
              <w:rPr>
                <w:noProof/>
                <w:webHidden/>
              </w:rPr>
            </w:r>
            <w:r w:rsidR="004D192D">
              <w:rPr>
                <w:noProof/>
                <w:webHidden/>
              </w:rPr>
              <w:fldChar w:fldCharType="separate"/>
            </w:r>
            <w:r w:rsidR="004D192D">
              <w:rPr>
                <w:noProof/>
                <w:webHidden/>
              </w:rPr>
              <w:t>25</w:t>
            </w:r>
            <w:r w:rsidR="004D192D">
              <w:rPr>
                <w:noProof/>
                <w:webHidden/>
              </w:rPr>
              <w:fldChar w:fldCharType="end"/>
            </w:r>
          </w:hyperlink>
        </w:p>
        <w:p w14:paraId="3A8240E6" w14:textId="5A3F767C"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15" w:history="1">
            <w:r w:rsidR="004D192D" w:rsidRPr="009C41E3">
              <w:rPr>
                <w:rStyle w:val="Lienhypertexte"/>
                <w:noProof/>
              </w:rPr>
              <w:t>3.3.1.2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La carte perforée</w:t>
            </w:r>
            <w:r w:rsidR="004D192D">
              <w:rPr>
                <w:noProof/>
                <w:webHidden/>
              </w:rPr>
              <w:tab/>
            </w:r>
            <w:r w:rsidR="004D192D">
              <w:rPr>
                <w:noProof/>
                <w:webHidden/>
              </w:rPr>
              <w:fldChar w:fldCharType="begin"/>
            </w:r>
            <w:r w:rsidR="004D192D">
              <w:rPr>
                <w:noProof/>
                <w:webHidden/>
              </w:rPr>
              <w:instrText xml:space="preserve"> PAGEREF _Toc532721115 \h </w:instrText>
            </w:r>
            <w:r w:rsidR="004D192D">
              <w:rPr>
                <w:noProof/>
                <w:webHidden/>
              </w:rPr>
            </w:r>
            <w:r w:rsidR="004D192D">
              <w:rPr>
                <w:noProof/>
                <w:webHidden/>
              </w:rPr>
              <w:fldChar w:fldCharType="separate"/>
            </w:r>
            <w:r w:rsidR="004D192D">
              <w:rPr>
                <w:noProof/>
                <w:webHidden/>
              </w:rPr>
              <w:t>25</w:t>
            </w:r>
            <w:r w:rsidR="004D192D">
              <w:rPr>
                <w:noProof/>
                <w:webHidden/>
              </w:rPr>
              <w:fldChar w:fldCharType="end"/>
            </w:r>
          </w:hyperlink>
        </w:p>
        <w:p w14:paraId="32007FF0" w14:textId="60743C66"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16" w:history="1">
            <w:r w:rsidR="004D192D" w:rsidRPr="009C41E3">
              <w:rPr>
                <w:rStyle w:val="Lienhypertexte"/>
                <w:noProof/>
              </w:rPr>
              <w:t>3.3.2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Deuxième génération – supports magnétiques</w:t>
            </w:r>
            <w:r w:rsidR="004D192D">
              <w:rPr>
                <w:noProof/>
                <w:webHidden/>
              </w:rPr>
              <w:tab/>
            </w:r>
            <w:r w:rsidR="004D192D">
              <w:rPr>
                <w:noProof/>
                <w:webHidden/>
              </w:rPr>
              <w:fldChar w:fldCharType="begin"/>
            </w:r>
            <w:r w:rsidR="004D192D">
              <w:rPr>
                <w:noProof/>
                <w:webHidden/>
              </w:rPr>
              <w:instrText xml:space="preserve"> PAGEREF _Toc532721116 \h </w:instrText>
            </w:r>
            <w:r w:rsidR="004D192D">
              <w:rPr>
                <w:noProof/>
                <w:webHidden/>
              </w:rPr>
            </w:r>
            <w:r w:rsidR="004D192D">
              <w:rPr>
                <w:noProof/>
                <w:webHidden/>
              </w:rPr>
              <w:fldChar w:fldCharType="separate"/>
            </w:r>
            <w:r w:rsidR="004D192D">
              <w:rPr>
                <w:noProof/>
                <w:webHidden/>
              </w:rPr>
              <w:t>25</w:t>
            </w:r>
            <w:r w:rsidR="004D192D">
              <w:rPr>
                <w:noProof/>
                <w:webHidden/>
              </w:rPr>
              <w:fldChar w:fldCharType="end"/>
            </w:r>
          </w:hyperlink>
        </w:p>
        <w:p w14:paraId="5838DF7F" w14:textId="2D84A106"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17" w:history="1">
            <w:r w:rsidR="004D192D" w:rsidRPr="009C41E3">
              <w:rPr>
                <w:rStyle w:val="Lienhypertexte"/>
                <w:noProof/>
              </w:rPr>
              <w:t>3.3.2.1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La bande magnétique</w:t>
            </w:r>
            <w:r w:rsidR="004D192D">
              <w:rPr>
                <w:noProof/>
                <w:webHidden/>
              </w:rPr>
              <w:tab/>
            </w:r>
            <w:r w:rsidR="004D192D">
              <w:rPr>
                <w:noProof/>
                <w:webHidden/>
              </w:rPr>
              <w:fldChar w:fldCharType="begin"/>
            </w:r>
            <w:r w:rsidR="004D192D">
              <w:rPr>
                <w:noProof/>
                <w:webHidden/>
              </w:rPr>
              <w:instrText xml:space="preserve"> PAGEREF _Toc532721117 \h </w:instrText>
            </w:r>
            <w:r w:rsidR="004D192D">
              <w:rPr>
                <w:noProof/>
                <w:webHidden/>
              </w:rPr>
            </w:r>
            <w:r w:rsidR="004D192D">
              <w:rPr>
                <w:noProof/>
                <w:webHidden/>
              </w:rPr>
              <w:fldChar w:fldCharType="separate"/>
            </w:r>
            <w:r w:rsidR="004D192D">
              <w:rPr>
                <w:noProof/>
                <w:webHidden/>
              </w:rPr>
              <w:t>25</w:t>
            </w:r>
            <w:r w:rsidR="004D192D">
              <w:rPr>
                <w:noProof/>
                <w:webHidden/>
              </w:rPr>
              <w:fldChar w:fldCharType="end"/>
            </w:r>
          </w:hyperlink>
        </w:p>
        <w:p w14:paraId="18E2E5A7" w14:textId="17E290B5"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18" w:history="1">
            <w:r w:rsidR="004D192D" w:rsidRPr="009C41E3">
              <w:rPr>
                <w:rStyle w:val="Lienhypertexte"/>
                <w:noProof/>
              </w:rPr>
              <w:t>3.3.2.2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La cassette audio</w:t>
            </w:r>
            <w:r w:rsidR="004D192D">
              <w:rPr>
                <w:noProof/>
                <w:webHidden/>
              </w:rPr>
              <w:tab/>
            </w:r>
            <w:r w:rsidR="004D192D">
              <w:rPr>
                <w:noProof/>
                <w:webHidden/>
              </w:rPr>
              <w:fldChar w:fldCharType="begin"/>
            </w:r>
            <w:r w:rsidR="004D192D">
              <w:rPr>
                <w:noProof/>
                <w:webHidden/>
              </w:rPr>
              <w:instrText xml:space="preserve"> PAGEREF _Toc532721118 \h </w:instrText>
            </w:r>
            <w:r w:rsidR="004D192D">
              <w:rPr>
                <w:noProof/>
                <w:webHidden/>
              </w:rPr>
            </w:r>
            <w:r w:rsidR="004D192D">
              <w:rPr>
                <w:noProof/>
                <w:webHidden/>
              </w:rPr>
              <w:fldChar w:fldCharType="separate"/>
            </w:r>
            <w:r w:rsidR="004D192D">
              <w:rPr>
                <w:noProof/>
                <w:webHidden/>
              </w:rPr>
              <w:t>26</w:t>
            </w:r>
            <w:r w:rsidR="004D192D">
              <w:rPr>
                <w:noProof/>
                <w:webHidden/>
              </w:rPr>
              <w:fldChar w:fldCharType="end"/>
            </w:r>
          </w:hyperlink>
        </w:p>
        <w:p w14:paraId="5390FB54" w14:textId="2E061129"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19" w:history="1">
            <w:r w:rsidR="004D192D" w:rsidRPr="009C41E3">
              <w:rPr>
                <w:rStyle w:val="Lienhypertexte"/>
                <w:noProof/>
              </w:rPr>
              <w:t>3.3.2.3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La cassette vidéo</w:t>
            </w:r>
            <w:r w:rsidR="004D192D">
              <w:rPr>
                <w:noProof/>
                <w:webHidden/>
              </w:rPr>
              <w:tab/>
            </w:r>
            <w:r w:rsidR="004D192D">
              <w:rPr>
                <w:noProof/>
                <w:webHidden/>
              </w:rPr>
              <w:fldChar w:fldCharType="begin"/>
            </w:r>
            <w:r w:rsidR="004D192D">
              <w:rPr>
                <w:noProof/>
                <w:webHidden/>
              </w:rPr>
              <w:instrText xml:space="preserve"> PAGEREF _Toc532721119 \h </w:instrText>
            </w:r>
            <w:r w:rsidR="004D192D">
              <w:rPr>
                <w:noProof/>
                <w:webHidden/>
              </w:rPr>
            </w:r>
            <w:r w:rsidR="004D192D">
              <w:rPr>
                <w:noProof/>
                <w:webHidden/>
              </w:rPr>
              <w:fldChar w:fldCharType="separate"/>
            </w:r>
            <w:r w:rsidR="004D192D">
              <w:rPr>
                <w:noProof/>
                <w:webHidden/>
              </w:rPr>
              <w:t>26</w:t>
            </w:r>
            <w:r w:rsidR="004D192D">
              <w:rPr>
                <w:noProof/>
                <w:webHidden/>
              </w:rPr>
              <w:fldChar w:fldCharType="end"/>
            </w:r>
          </w:hyperlink>
        </w:p>
        <w:p w14:paraId="7C06A02D" w14:textId="3D47F378"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0" w:history="1">
            <w:r w:rsidR="004D192D" w:rsidRPr="009C41E3">
              <w:rPr>
                <w:rStyle w:val="Lienhypertexte"/>
                <w:noProof/>
              </w:rPr>
              <w:t>3.3.2.4</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Le disque dur</w:t>
            </w:r>
            <w:r w:rsidR="004D192D">
              <w:rPr>
                <w:noProof/>
                <w:webHidden/>
              </w:rPr>
              <w:tab/>
            </w:r>
            <w:r w:rsidR="004D192D">
              <w:rPr>
                <w:noProof/>
                <w:webHidden/>
              </w:rPr>
              <w:fldChar w:fldCharType="begin"/>
            </w:r>
            <w:r w:rsidR="004D192D">
              <w:rPr>
                <w:noProof/>
                <w:webHidden/>
              </w:rPr>
              <w:instrText xml:space="preserve"> PAGEREF _Toc532721120 \h </w:instrText>
            </w:r>
            <w:r w:rsidR="004D192D">
              <w:rPr>
                <w:noProof/>
                <w:webHidden/>
              </w:rPr>
            </w:r>
            <w:r w:rsidR="004D192D">
              <w:rPr>
                <w:noProof/>
                <w:webHidden/>
              </w:rPr>
              <w:fldChar w:fldCharType="separate"/>
            </w:r>
            <w:r w:rsidR="004D192D">
              <w:rPr>
                <w:noProof/>
                <w:webHidden/>
              </w:rPr>
              <w:t>26</w:t>
            </w:r>
            <w:r w:rsidR="004D192D">
              <w:rPr>
                <w:noProof/>
                <w:webHidden/>
              </w:rPr>
              <w:fldChar w:fldCharType="end"/>
            </w:r>
          </w:hyperlink>
        </w:p>
        <w:p w14:paraId="253BD64F" w14:textId="58939BC0"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1" w:history="1">
            <w:r w:rsidR="004D192D" w:rsidRPr="009C41E3">
              <w:rPr>
                <w:rStyle w:val="Lienhypertexte"/>
                <w:noProof/>
              </w:rPr>
              <w:t>3.3.2.5</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La disquette</w:t>
            </w:r>
            <w:r w:rsidR="004D192D">
              <w:rPr>
                <w:noProof/>
                <w:webHidden/>
              </w:rPr>
              <w:tab/>
            </w:r>
            <w:r w:rsidR="004D192D">
              <w:rPr>
                <w:noProof/>
                <w:webHidden/>
              </w:rPr>
              <w:fldChar w:fldCharType="begin"/>
            </w:r>
            <w:r w:rsidR="004D192D">
              <w:rPr>
                <w:noProof/>
                <w:webHidden/>
              </w:rPr>
              <w:instrText xml:space="preserve"> PAGEREF _Toc532721121 \h </w:instrText>
            </w:r>
            <w:r w:rsidR="004D192D">
              <w:rPr>
                <w:noProof/>
                <w:webHidden/>
              </w:rPr>
            </w:r>
            <w:r w:rsidR="004D192D">
              <w:rPr>
                <w:noProof/>
                <w:webHidden/>
              </w:rPr>
              <w:fldChar w:fldCharType="separate"/>
            </w:r>
            <w:r w:rsidR="004D192D">
              <w:rPr>
                <w:noProof/>
                <w:webHidden/>
              </w:rPr>
              <w:t>27</w:t>
            </w:r>
            <w:r w:rsidR="004D192D">
              <w:rPr>
                <w:noProof/>
                <w:webHidden/>
              </w:rPr>
              <w:fldChar w:fldCharType="end"/>
            </w:r>
          </w:hyperlink>
        </w:p>
        <w:p w14:paraId="03996733" w14:textId="2986A18D"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22" w:history="1">
            <w:r w:rsidR="004D192D" w:rsidRPr="009C41E3">
              <w:rPr>
                <w:rStyle w:val="Lienhypertexte"/>
                <w:noProof/>
              </w:rPr>
              <w:t>3.3.3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Troisième génération – supports optiques</w:t>
            </w:r>
            <w:r w:rsidR="004D192D">
              <w:rPr>
                <w:noProof/>
                <w:webHidden/>
              </w:rPr>
              <w:tab/>
            </w:r>
            <w:r w:rsidR="004D192D">
              <w:rPr>
                <w:noProof/>
                <w:webHidden/>
              </w:rPr>
              <w:fldChar w:fldCharType="begin"/>
            </w:r>
            <w:r w:rsidR="004D192D">
              <w:rPr>
                <w:noProof/>
                <w:webHidden/>
              </w:rPr>
              <w:instrText xml:space="preserve"> PAGEREF _Toc532721122 \h </w:instrText>
            </w:r>
            <w:r w:rsidR="004D192D">
              <w:rPr>
                <w:noProof/>
                <w:webHidden/>
              </w:rPr>
            </w:r>
            <w:r w:rsidR="004D192D">
              <w:rPr>
                <w:noProof/>
                <w:webHidden/>
              </w:rPr>
              <w:fldChar w:fldCharType="separate"/>
            </w:r>
            <w:r w:rsidR="004D192D">
              <w:rPr>
                <w:noProof/>
                <w:webHidden/>
              </w:rPr>
              <w:t>27</w:t>
            </w:r>
            <w:r w:rsidR="004D192D">
              <w:rPr>
                <w:noProof/>
                <w:webHidden/>
              </w:rPr>
              <w:fldChar w:fldCharType="end"/>
            </w:r>
          </w:hyperlink>
        </w:p>
        <w:p w14:paraId="2F18C27B" w14:textId="642ADB33"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3" w:history="1">
            <w:r w:rsidR="004D192D" w:rsidRPr="009C41E3">
              <w:rPr>
                <w:rStyle w:val="Lienhypertexte"/>
                <w:noProof/>
              </w:rPr>
              <w:t>3.3.3.1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Le disque compact</w:t>
            </w:r>
            <w:r w:rsidR="004D192D">
              <w:rPr>
                <w:noProof/>
                <w:webHidden/>
              </w:rPr>
              <w:tab/>
            </w:r>
            <w:r w:rsidR="004D192D">
              <w:rPr>
                <w:noProof/>
                <w:webHidden/>
              </w:rPr>
              <w:fldChar w:fldCharType="begin"/>
            </w:r>
            <w:r w:rsidR="004D192D">
              <w:rPr>
                <w:noProof/>
                <w:webHidden/>
              </w:rPr>
              <w:instrText xml:space="preserve"> PAGEREF _Toc532721123 \h </w:instrText>
            </w:r>
            <w:r w:rsidR="004D192D">
              <w:rPr>
                <w:noProof/>
                <w:webHidden/>
              </w:rPr>
            </w:r>
            <w:r w:rsidR="004D192D">
              <w:rPr>
                <w:noProof/>
                <w:webHidden/>
              </w:rPr>
              <w:fldChar w:fldCharType="separate"/>
            </w:r>
            <w:r w:rsidR="004D192D">
              <w:rPr>
                <w:noProof/>
                <w:webHidden/>
              </w:rPr>
              <w:t>27</w:t>
            </w:r>
            <w:r w:rsidR="004D192D">
              <w:rPr>
                <w:noProof/>
                <w:webHidden/>
              </w:rPr>
              <w:fldChar w:fldCharType="end"/>
            </w:r>
          </w:hyperlink>
        </w:p>
        <w:p w14:paraId="63E9AFF0" w14:textId="0D72C278"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4" w:history="1">
            <w:r w:rsidR="004D192D" w:rsidRPr="009C41E3">
              <w:rPr>
                <w:rStyle w:val="Lienhypertexte"/>
                <w:noProof/>
              </w:rPr>
              <w:t>3.3.3.2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Le DVD</w:t>
            </w:r>
            <w:r w:rsidR="004D192D">
              <w:rPr>
                <w:noProof/>
                <w:webHidden/>
              </w:rPr>
              <w:tab/>
            </w:r>
            <w:r w:rsidR="004D192D">
              <w:rPr>
                <w:noProof/>
                <w:webHidden/>
              </w:rPr>
              <w:fldChar w:fldCharType="begin"/>
            </w:r>
            <w:r w:rsidR="004D192D">
              <w:rPr>
                <w:noProof/>
                <w:webHidden/>
              </w:rPr>
              <w:instrText xml:space="preserve"> PAGEREF _Toc532721124 \h </w:instrText>
            </w:r>
            <w:r w:rsidR="004D192D">
              <w:rPr>
                <w:noProof/>
                <w:webHidden/>
              </w:rPr>
            </w:r>
            <w:r w:rsidR="004D192D">
              <w:rPr>
                <w:noProof/>
                <w:webHidden/>
              </w:rPr>
              <w:fldChar w:fldCharType="separate"/>
            </w:r>
            <w:r w:rsidR="004D192D">
              <w:rPr>
                <w:noProof/>
                <w:webHidden/>
              </w:rPr>
              <w:t>27</w:t>
            </w:r>
            <w:r w:rsidR="004D192D">
              <w:rPr>
                <w:noProof/>
                <w:webHidden/>
              </w:rPr>
              <w:fldChar w:fldCharType="end"/>
            </w:r>
          </w:hyperlink>
        </w:p>
        <w:p w14:paraId="170F806D" w14:textId="63B99E7D"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5" w:history="1">
            <w:r w:rsidR="004D192D" w:rsidRPr="009C41E3">
              <w:rPr>
                <w:rStyle w:val="Lienhypertexte"/>
                <w:noProof/>
              </w:rPr>
              <w:t>3.3.3.3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Le Blu-ray</w:t>
            </w:r>
            <w:r w:rsidR="004D192D">
              <w:rPr>
                <w:noProof/>
                <w:webHidden/>
              </w:rPr>
              <w:tab/>
            </w:r>
            <w:r w:rsidR="004D192D">
              <w:rPr>
                <w:noProof/>
                <w:webHidden/>
              </w:rPr>
              <w:fldChar w:fldCharType="begin"/>
            </w:r>
            <w:r w:rsidR="004D192D">
              <w:rPr>
                <w:noProof/>
                <w:webHidden/>
              </w:rPr>
              <w:instrText xml:space="preserve"> PAGEREF _Toc532721125 \h </w:instrText>
            </w:r>
            <w:r w:rsidR="004D192D">
              <w:rPr>
                <w:noProof/>
                <w:webHidden/>
              </w:rPr>
            </w:r>
            <w:r w:rsidR="004D192D">
              <w:rPr>
                <w:noProof/>
                <w:webHidden/>
              </w:rPr>
              <w:fldChar w:fldCharType="separate"/>
            </w:r>
            <w:r w:rsidR="004D192D">
              <w:rPr>
                <w:noProof/>
                <w:webHidden/>
              </w:rPr>
              <w:t>28</w:t>
            </w:r>
            <w:r w:rsidR="004D192D">
              <w:rPr>
                <w:noProof/>
                <w:webHidden/>
              </w:rPr>
              <w:fldChar w:fldCharType="end"/>
            </w:r>
          </w:hyperlink>
        </w:p>
        <w:p w14:paraId="48BEA133" w14:textId="5DCD4ADC"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26" w:history="1">
            <w:r w:rsidR="004D192D" w:rsidRPr="009C41E3">
              <w:rPr>
                <w:rStyle w:val="Lienhypertexte"/>
                <w:noProof/>
              </w:rPr>
              <w:t>3.3.4</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Quatrième génération – supports numériques</w:t>
            </w:r>
            <w:r w:rsidR="004D192D">
              <w:rPr>
                <w:noProof/>
                <w:webHidden/>
              </w:rPr>
              <w:tab/>
            </w:r>
            <w:r w:rsidR="004D192D">
              <w:rPr>
                <w:noProof/>
                <w:webHidden/>
              </w:rPr>
              <w:fldChar w:fldCharType="begin"/>
            </w:r>
            <w:r w:rsidR="004D192D">
              <w:rPr>
                <w:noProof/>
                <w:webHidden/>
              </w:rPr>
              <w:instrText xml:space="preserve"> PAGEREF _Toc532721126 \h </w:instrText>
            </w:r>
            <w:r w:rsidR="004D192D">
              <w:rPr>
                <w:noProof/>
                <w:webHidden/>
              </w:rPr>
            </w:r>
            <w:r w:rsidR="004D192D">
              <w:rPr>
                <w:noProof/>
                <w:webHidden/>
              </w:rPr>
              <w:fldChar w:fldCharType="separate"/>
            </w:r>
            <w:r w:rsidR="004D192D">
              <w:rPr>
                <w:noProof/>
                <w:webHidden/>
              </w:rPr>
              <w:t>28</w:t>
            </w:r>
            <w:r w:rsidR="004D192D">
              <w:rPr>
                <w:noProof/>
                <w:webHidden/>
              </w:rPr>
              <w:fldChar w:fldCharType="end"/>
            </w:r>
          </w:hyperlink>
        </w:p>
        <w:p w14:paraId="543B05EE" w14:textId="52D19659"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27" w:history="1">
            <w:r w:rsidR="004D192D" w:rsidRPr="009C41E3">
              <w:rPr>
                <w:rStyle w:val="Lienhypertexte"/>
                <w:noProof/>
              </w:rPr>
              <w:t>3.3.4.1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La clé USB</w:t>
            </w:r>
            <w:r w:rsidR="004D192D">
              <w:rPr>
                <w:noProof/>
                <w:webHidden/>
              </w:rPr>
              <w:tab/>
            </w:r>
            <w:r w:rsidR="004D192D">
              <w:rPr>
                <w:noProof/>
                <w:webHidden/>
              </w:rPr>
              <w:fldChar w:fldCharType="begin"/>
            </w:r>
            <w:r w:rsidR="004D192D">
              <w:rPr>
                <w:noProof/>
                <w:webHidden/>
              </w:rPr>
              <w:instrText xml:space="preserve"> PAGEREF _Toc532721127 \h </w:instrText>
            </w:r>
            <w:r w:rsidR="004D192D">
              <w:rPr>
                <w:noProof/>
                <w:webHidden/>
              </w:rPr>
            </w:r>
            <w:r w:rsidR="004D192D">
              <w:rPr>
                <w:noProof/>
                <w:webHidden/>
              </w:rPr>
              <w:fldChar w:fldCharType="separate"/>
            </w:r>
            <w:r w:rsidR="004D192D">
              <w:rPr>
                <w:noProof/>
                <w:webHidden/>
              </w:rPr>
              <w:t>28</w:t>
            </w:r>
            <w:r w:rsidR="004D192D">
              <w:rPr>
                <w:noProof/>
                <w:webHidden/>
              </w:rPr>
              <w:fldChar w:fldCharType="end"/>
            </w:r>
          </w:hyperlink>
        </w:p>
        <w:p w14:paraId="775F6495" w14:textId="3009E9AA"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28" w:history="1">
            <w:r w:rsidR="004D192D" w:rsidRPr="009C41E3">
              <w:rPr>
                <w:rStyle w:val="Lienhypertexte"/>
                <w:noProof/>
              </w:rPr>
              <w:t>3.4</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La connectique des systèmes de stockage</w:t>
            </w:r>
            <w:r w:rsidR="004D192D">
              <w:rPr>
                <w:noProof/>
                <w:webHidden/>
              </w:rPr>
              <w:tab/>
            </w:r>
            <w:r w:rsidR="004D192D">
              <w:rPr>
                <w:noProof/>
                <w:webHidden/>
              </w:rPr>
              <w:fldChar w:fldCharType="begin"/>
            </w:r>
            <w:r w:rsidR="004D192D">
              <w:rPr>
                <w:noProof/>
                <w:webHidden/>
              </w:rPr>
              <w:instrText xml:space="preserve"> PAGEREF _Toc532721128 \h </w:instrText>
            </w:r>
            <w:r w:rsidR="004D192D">
              <w:rPr>
                <w:noProof/>
                <w:webHidden/>
              </w:rPr>
            </w:r>
            <w:r w:rsidR="004D192D">
              <w:rPr>
                <w:noProof/>
                <w:webHidden/>
              </w:rPr>
              <w:fldChar w:fldCharType="separate"/>
            </w:r>
            <w:r w:rsidR="004D192D">
              <w:rPr>
                <w:noProof/>
                <w:webHidden/>
              </w:rPr>
              <w:t>28</w:t>
            </w:r>
            <w:r w:rsidR="004D192D">
              <w:rPr>
                <w:noProof/>
                <w:webHidden/>
              </w:rPr>
              <w:fldChar w:fldCharType="end"/>
            </w:r>
          </w:hyperlink>
        </w:p>
        <w:p w14:paraId="21A2A244" w14:textId="351313AB"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29" w:history="1">
            <w:r w:rsidR="004D192D" w:rsidRPr="009C41E3">
              <w:rPr>
                <w:rStyle w:val="Lienhypertexte"/>
                <w:noProof/>
              </w:rPr>
              <w:t>3.4.1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USB</w:t>
            </w:r>
            <w:r w:rsidR="004D192D">
              <w:rPr>
                <w:noProof/>
                <w:webHidden/>
              </w:rPr>
              <w:tab/>
            </w:r>
            <w:r w:rsidR="004D192D">
              <w:rPr>
                <w:noProof/>
                <w:webHidden/>
              </w:rPr>
              <w:fldChar w:fldCharType="begin"/>
            </w:r>
            <w:r w:rsidR="004D192D">
              <w:rPr>
                <w:noProof/>
                <w:webHidden/>
              </w:rPr>
              <w:instrText xml:space="preserve"> PAGEREF _Toc532721129 \h </w:instrText>
            </w:r>
            <w:r w:rsidR="004D192D">
              <w:rPr>
                <w:noProof/>
                <w:webHidden/>
              </w:rPr>
            </w:r>
            <w:r w:rsidR="004D192D">
              <w:rPr>
                <w:noProof/>
                <w:webHidden/>
              </w:rPr>
              <w:fldChar w:fldCharType="separate"/>
            </w:r>
            <w:r w:rsidR="004D192D">
              <w:rPr>
                <w:noProof/>
                <w:webHidden/>
              </w:rPr>
              <w:t>28</w:t>
            </w:r>
            <w:r w:rsidR="004D192D">
              <w:rPr>
                <w:noProof/>
                <w:webHidden/>
              </w:rPr>
              <w:fldChar w:fldCharType="end"/>
            </w:r>
          </w:hyperlink>
        </w:p>
        <w:p w14:paraId="7737C12C" w14:textId="0B78589E"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0" w:history="1">
            <w:r w:rsidR="004D192D" w:rsidRPr="009C41E3">
              <w:rPr>
                <w:rStyle w:val="Lienhypertexte"/>
                <w:noProof/>
              </w:rPr>
              <w:t>3.4.2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ATA</w:t>
            </w:r>
            <w:r w:rsidR="004D192D">
              <w:rPr>
                <w:noProof/>
                <w:webHidden/>
              </w:rPr>
              <w:tab/>
            </w:r>
            <w:r w:rsidR="004D192D">
              <w:rPr>
                <w:noProof/>
                <w:webHidden/>
              </w:rPr>
              <w:fldChar w:fldCharType="begin"/>
            </w:r>
            <w:r w:rsidR="004D192D">
              <w:rPr>
                <w:noProof/>
                <w:webHidden/>
              </w:rPr>
              <w:instrText xml:space="preserve"> PAGEREF _Toc532721130 \h </w:instrText>
            </w:r>
            <w:r w:rsidR="004D192D">
              <w:rPr>
                <w:noProof/>
                <w:webHidden/>
              </w:rPr>
            </w:r>
            <w:r w:rsidR="004D192D">
              <w:rPr>
                <w:noProof/>
                <w:webHidden/>
              </w:rPr>
              <w:fldChar w:fldCharType="separate"/>
            </w:r>
            <w:r w:rsidR="004D192D">
              <w:rPr>
                <w:noProof/>
                <w:webHidden/>
              </w:rPr>
              <w:t>29</w:t>
            </w:r>
            <w:r w:rsidR="004D192D">
              <w:rPr>
                <w:noProof/>
                <w:webHidden/>
              </w:rPr>
              <w:fldChar w:fldCharType="end"/>
            </w:r>
          </w:hyperlink>
        </w:p>
        <w:p w14:paraId="30FAB736" w14:textId="0AA5C979"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1" w:history="1">
            <w:r w:rsidR="004D192D" w:rsidRPr="009C41E3">
              <w:rPr>
                <w:rStyle w:val="Lienhypertexte"/>
                <w:noProof/>
              </w:rPr>
              <w:t>3.4.3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SATA</w:t>
            </w:r>
            <w:r w:rsidR="004D192D">
              <w:rPr>
                <w:noProof/>
                <w:webHidden/>
              </w:rPr>
              <w:tab/>
            </w:r>
            <w:r w:rsidR="004D192D">
              <w:rPr>
                <w:noProof/>
                <w:webHidden/>
              </w:rPr>
              <w:fldChar w:fldCharType="begin"/>
            </w:r>
            <w:r w:rsidR="004D192D">
              <w:rPr>
                <w:noProof/>
                <w:webHidden/>
              </w:rPr>
              <w:instrText xml:space="preserve"> PAGEREF _Toc532721131 \h </w:instrText>
            </w:r>
            <w:r w:rsidR="004D192D">
              <w:rPr>
                <w:noProof/>
                <w:webHidden/>
              </w:rPr>
            </w:r>
            <w:r w:rsidR="004D192D">
              <w:rPr>
                <w:noProof/>
                <w:webHidden/>
              </w:rPr>
              <w:fldChar w:fldCharType="separate"/>
            </w:r>
            <w:r w:rsidR="004D192D">
              <w:rPr>
                <w:noProof/>
                <w:webHidden/>
              </w:rPr>
              <w:t>29</w:t>
            </w:r>
            <w:r w:rsidR="004D192D">
              <w:rPr>
                <w:noProof/>
                <w:webHidden/>
              </w:rPr>
              <w:fldChar w:fldCharType="end"/>
            </w:r>
          </w:hyperlink>
        </w:p>
        <w:p w14:paraId="1D5360C5" w14:textId="2FE5B187"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2" w:history="1">
            <w:r w:rsidR="004D192D" w:rsidRPr="009C41E3">
              <w:rPr>
                <w:rStyle w:val="Lienhypertexte"/>
                <w:noProof/>
              </w:rPr>
              <w:t>3.4.4</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Le PCI Express</w:t>
            </w:r>
            <w:r w:rsidR="004D192D">
              <w:rPr>
                <w:noProof/>
                <w:webHidden/>
              </w:rPr>
              <w:tab/>
            </w:r>
            <w:r w:rsidR="004D192D">
              <w:rPr>
                <w:noProof/>
                <w:webHidden/>
              </w:rPr>
              <w:fldChar w:fldCharType="begin"/>
            </w:r>
            <w:r w:rsidR="004D192D">
              <w:rPr>
                <w:noProof/>
                <w:webHidden/>
              </w:rPr>
              <w:instrText xml:space="preserve"> PAGEREF _Toc532721132 \h </w:instrText>
            </w:r>
            <w:r w:rsidR="004D192D">
              <w:rPr>
                <w:noProof/>
                <w:webHidden/>
              </w:rPr>
            </w:r>
            <w:r w:rsidR="004D192D">
              <w:rPr>
                <w:noProof/>
                <w:webHidden/>
              </w:rPr>
              <w:fldChar w:fldCharType="separate"/>
            </w:r>
            <w:r w:rsidR="004D192D">
              <w:rPr>
                <w:noProof/>
                <w:webHidden/>
              </w:rPr>
              <w:t>30</w:t>
            </w:r>
            <w:r w:rsidR="004D192D">
              <w:rPr>
                <w:noProof/>
                <w:webHidden/>
              </w:rPr>
              <w:fldChar w:fldCharType="end"/>
            </w:r>
          </w:hyperlink>
        </w:p>
        <w:p w14:paraId="22B42A5A" w14:textId="2E6D6AC3"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3" w:history="1">
            <w:r w:rsidR="004D192D" w:rsidRPr="009C41E3">
              <w:rPr>
                <w:rStyle w:val="Lienhypertexte"/>
                <w:noProof/>
              </w:rPr>
              <w:t>3.4.5</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mSATA</w:t>
            </w:r>
            <w:r w:rsidR="004D192D">
              <w:rPr>
                <w:noProof/>
                <w:webHidden/>
              </w:rPr>
              <w:tab/>
            </w:r>
            <w:r w:rsidR="004D192D">
              <w:rPr>
                <w:noProof/>
                <w:webHidden/>
              </w:rPr>
              <w:fldChar w:fldCharType="begin"/>
            </w:r>
            <w:r w:rsidR="004D192D">
              <w:rPr>
                <w:noProof/>
                <w:webHidden/>
              </w:rPr>
              <w:instrText xml:space="preserve"> PAGEREF _Toc532721133 \h </w:instrText>
            </w:r>
            <w:r w:rsidR="004D192D">
              <w:rPr>
                <w:noProof/>
                <w:webHidden/>
              </w:rPr>
            </w:r>
            <w:r w:rsidR="004D192D">
              <w:rPr>
                <w:noProof/>
                <w:webHidden/>
              </w:rPr>
              <w:fldChar w:fldCharType="separate"/>
            </w:r>
            <w:r w:rsidR="004D192D">
              <w:rPr>
                <w:noProof/>
                <w:webHidden/>
              </w:rPr>
              <w:t>30</w:t>
            </w:r>
            <w:r w:rsidR="004D192D">
              <w:rPr>
                <w:noProof/>
                <w:webHidden/>
              </w:rPr>
              <w:fldChar w:fldCharType="end"/>
            </w:r>
          </w:hyperlink>
        </w:p>
        <w:p w14:paraId="74C98ECA" w14:textId="78AE1FB0"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34" w:history="1">
            <w:r w:rsidR="004D192D" w:rsidRPr="009C41E3">
              <w:rPr>
                <w:rStyle w:val="Lienhypertexte"/>
                <w:noProof/>
              </w:rPr>
              <w:t>3.5</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Les types de sauvegardes</w:t>
            </w:r>
            <w:r w:rsidR="004D192D">
              <w:rPr>
                <w:noProof/>
                <w:webHidden/>
              </w:rPr>
              <w:tab/>
            </w:r>
            <w:r w:rsidR="004D192D">
              <w:rPr>
                <w:noProof/>
                <w:webHidden/>
              </w:rPr>
              <w:fldChar w:fldCharType="begin"/>
            </w:r>
            <w:r w:rsidR="004D192D">
              <w:rPr>
                <w:noProof/>
                <w:webHidden/>
              </w:rPr>
              <w:instrText xml:space="preserve"> PAGEREF _Toc532721134 \h </w:instrText>
            </w:r>
            <w:r w:rsidR="004D192D">
              <w:rPr>
                <w:noProof/>
                <w:webHidden/>
              </w:rPr>
            </w:r>
            <w:r w:rsidR="004D192D">
              <w:rPr>
                <w:noProof/>
                <w:webHidden/>
              </w:rPr>
              <w:fldChar w:fldCharType="separate"/>
            </w:r>
            <w:r w:rsidR="004D192D">
              <w:rPr>
                <w:noProof/>
                <w:webHidden/>
              </w:rPr>
              <w:t>31</w:t>
            </w:r>
            <w:r w:rsidR="004D192D">
              <w:rPr>
                <w:noProof/>
                <w:webHidden/>
              </w:rPr>
              <w:fldChar w:fldCharType="end"/>
            </w:r>
          </w:hyperlink>
        </w:p>
        <w:p w14:paraId="7377E240" w14:textId="15391782"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5" w:history="1">
            <w:r w:rsidR="004D192D" w:rsidRPr="009C41E3">
              <w:rPr>
                <w:rStyle w:val="Lienhypertexte"/>
                <w:noProof/>
              </w:rPr>
              <w:t>3.5.1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Sauvegarde complète</w:t>
            </w:r>
            <w:r w:rsidR="004D192D">
              <w:rPr>
                <w:noProof/>
                <w:webHidden/>
              </w:rPr>
              <w:tab/>
            </w:r>
            <w:r w:rsidR="004D192D">
              <w:rPr>
                <w:noProof/>
                <w:webHidden/>
              </w:rPr>
              <w:fldChar w:fldCharType="begin"/>
            </w:r>
            <w:r w:rsidR="004D192D">
              <w:rPr>
                <w:noProof/>
                <w:webHidden/>
              </w:rPr>
              <w:instrText xml:space="preserve"> PAGEREF _Toc532721135 \h </w:instrText>
            </w:r>
            <w:r w:rsidR="004D192D">
              <w:rPr>
                <w:noProof/>
                <w:webHidden/>
              </w:rPr>
            </w:r>
            <w:r w:rsidR="004D192D">
              <w:rPr>
                <w:noProof/>
                <w:webHidden/>
              </w:rPr>
              <w:fldChar w:fldCharType="separate"/>
            </w:r>
            <w:r w:rsidR="004D192D">
              <w:rPr>
                <w:noProof/>
                <w:webHidden/>
              </w:rPr>
              <w:t>31</w:t>
            </w:r>
            <w:r w:rsidR="004D192D">
              <w:rPr>
                <w:noProof/>
                <w:webHidden/>
              </w:rPr>
              <w:fldChar w:fldCharType="end"/>
            </w:r>
          </w:hyperlink>
        </w:p>
        <w:p w14:paraId="592FAFA7" w14:textId="45CEC5ED"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36" w:history="1">
            <w:r w:rsidR="004D192D" w:rsidRPr="009C41E3">
              <w:rPr>
                <w:rStyle w:val="Lienhypertexte"/>
                <w:noProof/>
              </w:rPr>
              <w:t>3.5.1.1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Point positif :</w:t>
            </w:r>
            <w:r w:rsidR="004D192D">
              <w:rPr>
                <w:noProof/>
                <w:webHidden/>
              </w:rPr>
              <w:tab/>
            </w:r>
            <w:r w:rsidR="004D192D">
              <w:rPr>
                <w:noProof/>
                <w:webHidden/>
              </w:rPr>
              <w:fldChar w:fldCharType="begin"/>
            </w:r>
            <w:r w:rsidR="004D192D">
              <w:rPr>
                <w:noProof/>
                <w:webHidden/>
              </w:rPr>
              <w:instrText xml:space="preserve"> PAGEREF _Toc532721136 \h </w:instrText>
            </w:r>
            <w:r w:rsidR="004D192D">
              <w:rPr>
                <w:noProof/>
                <w:webHidden/>
              </w:rPr>
            </w:r>
            <w:r w:rsidR="004D192D">
              <w:rPr>
                <w:noProof/>
                <w:webHidden/>
              </w:rPr>
              <w:fldChar w:fldCharType="separate"/>
            </w:r>
            <w:r w:rsidR="004D192D">
              <w:rPr>
                <w:noProof/>
                <w:webHidden/>
              </w:rPr>
              <w:t>31</w:t>
            </w:r>
            <w:r w:rsidR="004D192D">
              <w:rPr>
                <w:noProof/>
                <w:webHidden/>
              </w:rPr>
              <w:fldChar w:fldCharType="end"/>
            </w:r>
          </w:hyperlink>
        </w:p>
        <w:p w14:paraId="157283FE" w14:textId="45B2628D"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37" w:history="1">
            <w:r w:rsidR="004D192D" w:rsidRPr="009C41E3">
              <w:rPr>
                <w:rStyle w:val="Lienhypertexte"/>
                <w:noProof/>
              </w:rPr>
              <w:t>3.5.1.2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Point Négatif :</w:t>
            </w:r>
            <w:r w:rsidR="004D192D">
              <w:rPr>
                <w:noProof/>
                <w:webHidden/>
              </w:rPr>
              <w:tab/>
            </w:r>
            <w:r w:rsidR="004D192D">
              <w:rPr>
                <w:noProof/>
                <w:webHidden/>
              </w:rPr>
              <w:fldChar w:fldCharType="begin"/>
            </w:r>
            <w:r w:rsidR="004D192D">
              <w:rPr>
                <w:noProof/>
                <w:webHidden/>
              </w:rPr>
              <w:instrText xml:space="preserve"> PAGEREF _Toc532721137 \h </w:instrText>
            </w:r>
            <w:r w:rsidR="004D192D">
              <w:rPr>
                <w:noProof/>
                <w:webHidden/>
              </w:rPr>
            </w:r>
            <w:r w:rsidR="004D192D">
              <w:rPr>
                <w:noProof/>
                <w:webHidden/>
              </w:rPr>
              <w:fldChar w:fldCharType="separate"/>
            </w:r>
            <w:r w:rsidR="004D192D">
              <w:rPr>
                <w:noProof/>
                <w:webHidden/>
              </w:rPr>
              <w:t>31</w:t>
            </w:r>
            <w:r w:rsidR="004D192D">
              <w:rPr>
                <w:noProof/>
                <w:webHidden/>
              </w:rPr>
              <w:fldChar w:fldCharType="end"/>
            </w:r>
          </w:hyperlink>
        </w:p>
        <w:p w14:paraId="653E7772" w14:textId="5FAD7480"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38" w:history="1">
            <w:r w:rsidR="004D192D" w:rsidRPr="009C41E3">
              <w:rPr>
                <w:rStyle w:val="Lienhypertexte"/>
                <w:noProof/>
              </w:rPr>
              <w:t>3.5.2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Sauvegarde incrémentale</w:t>
            </w:r>
            <w:r w:rsidR="004D192D">
              <w:rPr>
                <w:noProof/>
                <w:webHidden/>
              </w:rPr>
              <w:tab/>
            </w:r>
            <w:r w:rsidR="004D192D">
              <w:rPr>
                <w:noProof/>
                <w:webHidden/>
              </w:rPr>
              <w:fldChar w:fldCharType="begin"/>
            </w:r>
            <w:r w:rsidR="004D192D">
              <w:rPr>
                <w:noProof/>
                <w:webHidden/>
              </w:rPr>
              <w:instrText xml:space="preserve"> PAGEREF _Toc532721138 \h </w:instrText>
            </w:r>
            <w:r w:rsidR="004D192D">
              <w:rPr>
                <w:noProof/>
                <w:webHidden/>
              </w:rPr>
            </w:r>
            <w:r w:rsidR="004D192D">
              <w:rPr>
                <w:noProof/>
                <w:webHidden/>
              </w:rPr>
              <w:fldChar w:fldCharType="separate"/>
            </w:r>
            <w:r w:rsidR="004D192D">
              <w:rPr>
                <w:noProof/>
                <w:webHidden/>
              </w:rPr>
              <w:t>31</w:t>
            </w:r>
            <w:r w:rsidR="004D192D">
              <w:rPr>
                <w:noProof/>
                <w:webHidden/>
              </w:rPr>
              <w:fldChar w:fldCharType="end"/>
            </w:r>
          </w:hyperlink>
        </w:p>
        <w:p w14:paraId="287937E4" w14:textId="63E3D5D1"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39" w:history="1">
            <w:r w:rsidR="004D192D" w:rsidRPr="009C41E3">
              <w:rPr>
                <w:rStyle w:val="Lienhypertexte"/>
                <w:noProof/>
              </w:rPr>
              <w:t>3.5.2.1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Point positif :</w:t>
            </w:r>
            <w:r w:rsidR="004D192D">
              <w:rPr>
                <w:noProof/>
                <w:webHidden/>
              </w:rPr>
              <w:tab/>
            </w:r>
            <w:r w:rsidR="004D192D">
              <w:rPr>
                <w:noProof/>
                <w:webHidden/>
              </w:rPr>
              <w:fldChar w:fldCharType="begin"/>
            </w:r>
            <w:r w:rsidR="004D192D">
              <w:rPr>
                <w:noProof/>
                <w:webHidden/>
              </w:rPr>
              <w:instrText xml:space="preserve"> PAGEREF _Toc532721139 \h </w:instrText>
            </w:r>
            <w:r w:rsidR="004D192D">
              <w:rPr>
                <w:noProof/>
                <w:webHidden/>
              </w:rPr>
            </w:r>
            <w:r w:rsidR="004D192D">
              <w:rPr>
                <w:noProof/>
                <w:webHidden/>
              </w:rPr>
              <w:fldChar w:fldCharType="separate"/>
            </w:r>
            <w:r w:rsidR="004D192D">
              <w:rPr>
                <w:noProof/>
                <w:webHidden/>
              </w:rPr>
              <w:t>31</w:t>
            </w:r>
            <w:r w:rsidR="004D192D">
              <w:rPr>
                <w:noProof/>
                <w:webHidden/>
              </w:rPr>
              <w:fldChar w:fldCharType="end"/>
            </w:r>
          </w:hyperlink>
        </w:p>
        <w:p w14:paraId="4D61F9BF" w14:textId="7AF0349C"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40" w:history="1">
            <w:r w:rsidR="004D192D" w:rsidRPr="009C41E3">
              <w:rPr>
                <w:rStyle w:val="Lienhypertexte"/>
                <w:noProof/>
              </w:rPr>
              <w:t>3.5.2.2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Point Négatif :</w:t>
            </w:r>
            <w:r w:rsidR="004D192D">
              <w:rPr>
                <w:noProof/>
                <w:webHidden/>
              </w:rPr>
              <w:tab/>
            </w:r>
            <w:r w:rsidR="004D192D">
              <w:rPr>
                <w:noProof/>
                <w:webHidden/>
              </w:rPr>
              <w:fldChar w:fldCharType="begin"/>
            </w:r>
            <w:r w:rsidR="004D192D">
              <w:rPr>
                <w:noProof/>
                <w:webHidden/>
              </w:rPr>
              <w:instrText xml:space="preserve"> PAGEREF _Toc532721140 \h </w:instrText>
            </w:r>
            <w:r w:rsidR="004D192D">
              <w:rPr>
                <w:noProof/>
                <w:webHidden/>
              </w:rPr>
            </w:r>
            <w:r w:rsidR="004D192D">
              <w:rPr>
                <w:noProof/>
                <w:webHidden/>
              </w:rPr>
              <w:fldChar w:fldCharType="separate"/>
            </w:r>
            <w:r w:rsidR="004D192D">
              <w:rPr>
                <w:noProof/>
                <w:webHidden/>
              </w:rPr>
              <w:t>31</w:t>
            </w:r>
            <w:r w:rsidR="004D192D">
              <w:rPr>
                <w:noProof/>
                <w:webHidden/>
              </w:rPr>
              <w:fldChar w:fldCharType="end"/>
            </w:r>
          </w:hyperlink>
        </w:p>
        <w:p w14:paraId="42B6FF03" w14:textId="21D595DB"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41" w:history="1">
            <w:r w:rsidR="004D192D" w:rsidRPr="009C41E3">
              <w:rPr>
                <w:rStyle w:val="Lienhypertexte"/>
                <w:noProof/>
              </w:rPr>
              <w:t>3.5.3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Sauvegarde différentielle</w:t>
            </w:r>
            <w:r w:rsidR="004D192D">
              <w:rPr>
                <w:noProof/>
                <w:webHidden/>
              </w:rPr>
              <w:tab/>
            </w:r>
            <w:r w:rsidR="004D192D">
              <w:rPr>
                <w:noProof/>
                <w:webHidden/>
              </w:rPr>
              <w:fldChar w:fldCharType="begin"/>
            </w:r>
            <w:r w:rsidR="004D192D">
              <w:rPr>
                <w:noProof/>
                <w:webHidden/>
              </w:rPr>
              <w:instrText xml:space="preserve"> PAGEREF _Toc532721141 \h </w:instrText>
            </w:r>
            <w:r w:rsidR="004D192D">
              <w:rPr>
                <w:noProof/>
                <w:webHidden/>
              </w:rPr>
            </w:r>
            <w:r w:rsidR="004D192D">
              <w:rPr>
                <w:noProof/>
                <w:webHidden/>
              </w:rPr>
              <w:fldChar w:fldCharType="separate"/>
            </w:r>
            <w:r w:rsidR="004D192D">
              <w:rPr>
                <w:noProof/>
                <w:webHidden/>
              </w:rPr>
              <w:t>31</w:t>
            </w:r>
            <w:r w:rsidR="004D192D">
              <w:rPr>
                <w:noProof/>
                <w:webHidden/>
              </w:rPr>
              <w:fldChar w:fldCharType="end"/>
            </w:r>
          </w:hyperlink>
        </w:p>
        <w:p w14:paraId="0161DBC7" w14:textId="30C142B5"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42" w:history="1">
            <w:r w:rsidR="004D192D" w:rsidRPr="009C41E3">
              <w:rPr>
                <w:rStyle w:val="Lienhypertexte"/>
                <w:noProof/>
              </w:rPr>
              <w:t>3.5.4</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Sauvegarde décrémentale</w:t>
            </w:r>
            <w:r w:rsidR="004D192D">
              <w:rPr>
                <w:noProof/>
                <w:webHidden/>
              </w:rPr>
              <w:tab/>
            </w:r>
            <w:r w:rsidR="004D192D">
              <w:rPr>
                <w:noProof/>
                <w:webHidden/>
              </w:rPr>
              <w:fldChar w:fldCharType="begin"/>
            </w:r>
            <w:r w:rsidR="004D192D">
              <w:rPr>
                <w:noProof/>
                <w:webHidden/>
              </w:rPr>
              <w:instrText xml:space="preserve"> PAGEREF _Toc532721142 \h </w:instrText>
            </w:r>
            <w:r w:rsidR="004D192D">
              <w:rPr>
                <w:noProof/>
                <w:webHidden/>
              </w:rPr>
            </w:r>
            <w:r w:rsidR="004D192D">
              <w:rPr>
                <w:noProof/>
                <w:webHidden/>
              </w:rPr>
              <w:fldChar w:fldCharType="separate"/>
            </w:r>
            <w:r w:rsidR="004D192D">
              <w:rPr>
                <w:noProof/>
                <w:webHidden/>
              </w:rPr>
              <w:t>32</w:t>
            </w:r>
            <w:r w:rsidR="004D192D">
              <w:rPr>
                <w:noProof/>
                <w:webHidden/>
              </w:rPr>
              <w:fldChar w:fldCharType="end"/>
            </w:r>
          </w:hyperlink>
        </w:p>
        <w:p w14:paraId="223911EC" w14:textId="330FA51C"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43" w:history="1">
            <w:r w:rsidR="004D192D" w:rsidRPr="009C41E3">
              <w:rPr>
                <w:rStyle w:val="Lienhypertexte"/>
                <w:noProof/>
              </w:rPr>
              <w:t>3.6</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Onduleurs – UPS</w:t>
            </w:r>
            <w:r w:rsidR="004D192D">
              <w:rPr>
                <w:noProof/>
                <w:webHidden/>
              </w:rPr>
              <w:tab/>
            </w:r>
            <w:r w:rsidR="004D192D">
              <w:rPr>
                <w:noProof/>
                <w:webHidden/>
              </w:rPr>
              <w:fldChar w:fldCharType="begin"/>
            </w:r>
            <w:r w:rsidR="004D192D">
              <w:rPr>
                <w:noProof/>
                <w:webHidden/>
              </w:rPr>
              <w:instrText xml:space="preserve"> PAGEREF _Toc532721143 \h </w:instrText>
            </w:r>
            <w:r w:rsidR="004D192D">
              <w:rPr>
                <w:noProof/>
                <w:webHidden/>
              </w:rPr>
            </w:r>
            <w:r w:rsidR="004D192D">
              <w:rPr>
                <w:noProof/>
                <w:webHidden/>
              </w:rPr>
              <w:fldChar w:fldCharType="separate"/>
            </w:r>
            <w:r w:rsidR="004D192D">
              <w:rPr>
                <w:noProof/>
                <w:webHidden/>
              </w:rPr>
              <w:t>32</w:t>
            </w:r>
            <w:r w:rsidR="004D192D">
              <w:rPr>
                <w:noProof/>
                <w:webHidden/>
              </w:rPr>
              <w:fldChar w:fldCharType="end"/>
            </w:r>
          </w:hyperlink>
        </w:p>
        <w:p w14:paraId="02716028" w14:textId="722EC522"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44" w:history="1">
            <w:r w:rsidR="004D192D" w:rsidRPr="009C41E3">
              <w:rPr>
                <w:rStyle w:val="Lienhypertexte"/>
                <w:noProof/>
              </w:rPr>
              <w:t>3.6.1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Types d’UPS</w:t>
            </w:r>
            <w:r w:rsidR="004D192D">
              <w:rPr>
                <w:noProof/>
                <w:webHidden/>
              </w:rPr>
              <w:tab/>
            </w:r>
            <w:r w:rsidR="004D192D">
              <w:rPr>
                <w:noProof/>
                <w:webHidden/>
              </w:rPr>
              <w:fldChar w:fldCharType="begin"/>
            </w:r>
            <w:r w:rsidR="004D192D">
              <w:rPr>
                <w:noProof/>
                <w:webHidden/>
              </w:rPr>
              <w:instrText xml:space="preserve"> PAGEREF _Toc532721144 \h </w:instrText>
            </w:r>
            <w:r w:rsidR="004D192D">
              <w:rPr>
                <w:noProof/>
                <w:webHidden/>
              </w:rPr>
            </w:r>
            <w:r w:rsidR="004D192D">
              <w:rPr>
                <w:noProof/>
                <w:webHidden/>
              </w:rPr>
              <w:fldChar w:fldCharType="separate"/>
            </w:r>
            <w:r w:rsidR="004D192D">
              <w:rPr>
                <w:noProof/>
                <w:webHidden/>
              </w:rPr>
              <w:t>32</w:t>
            </w:r>
            <w:r w:rsidR="004D192D">
              <w:rPr>
                <w:noProof/>
                <w:webHidden/>
              </w:rPr>
              <w:fldChar w:fldCharType="end"/>
            </w:r>
          </w:hyperlink>
        </w:p>
        <w:p w14:paraId="5282A035" w14:textId="1E1F1D35"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45" w:history="1">
            <w:r w:rsidR="004D192D" w:rsidRPr="009C41E3">
              <w:rPr>
                <w:rStyle w:val="Lienhypertexte"/>
                <w:noProof/>
              </w:rPr>
              <w:t>3.6.1.1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Off-line (Passive Standby)</w:t>
            </w:r>
            <w:r w:rsidR="004D192D">
              <w:rPr>
                <w:noProof/>
                <w:webHidden/>
              </w:rPr>
              <w:tab/>
            </w:r>
            <w:r w:rsidR="004D192D">
              <w:rPr>
                <w:noProof/>
                <w:webHidden/>
              </w:rPr>
              <w:fldChar w:fldCharType="begin"/>
            </w:r>
            <w:r w:rsidR="004D192D">
              <w:rPr>
                <w:noProof/>
                <w:webHidden/>
              </w:rPr>
              <w:instrText xml:space="preserve"> PAGEREF _Toc532721145 \h </w:instrText>
            </w:r>
            <w:r w:rsidR="004D192D">
              <w:rPr>
                <w:noProof/>
                <w:webHidden/>
              </w:rPr>
            </w:r>
            <w:r w:rsidR="004D192D">
              <w:rPr>
                <w:noProof/>
                <w:webHidden/>
              </w:rPr>
              <w:fldChar w:fldCharType="separate"/>
            </w:r>
            <w:r w:rsidR="004D192D">
              <w:rPr>
                <w:noProof/>
                <w:webHidden/>
              </w:rPr>
              <w:t>32</w:t>
            </w:r>
            <w:r w:rsidR="004D192D">
              <w:rPr>
                <w:noProof/>
                <w:webHidden/>
              </w:rPr>
              <w:fldChar w:fldCharType="end"/>
            </w:r>
          </w:hyperlink>
        </w:p>
        <w:p w14:paraId="7848DFE4" w14:textId="05364C8A"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46" w:history="1">
            <w:r w:rsidR="004D192D" w:rsidRPr="009C41E3">
              <w:rPr>
                <w:rStyle w:val="Lienhypertexte"/>
                <w:noProof/>
              </w:rPr>
              <w:t>3.6.1.2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In-line (Line-Interactive):</w:t>
            </w:r>
            <w:r w:rsidR="004D192D">
              <w:rPr>
                <w:noProof/>
                <w:webHidden/>
              </w:rPr>
              <w:tab/>
            </w:r>
            <w:r w:rsidR="004D192D">
              <w:rPr>
                <w:noProof/>
                <w:webHidden/>
              </w:rPr>
              <w:fldChar w:fldCharType="begin"/>
            </w:r>
            <w:r w:rsidR="004D192D">
              <w:rPr>
                <w:noProof/>
                <w:webHidden/>
              </w:rPr>
              <w:instrText xml:space="preserve"> PAGEREF _Toc532721146 \h </w:instrText>
            </w:r>
            <w:r w:rsidR="004D192D">
              <w:rPr>
                <w:noProof/>
                <w:webHidden/>
              </w:rPr>
            </w:r>
            <w:r w:rsidR="004D192D">
              <w:rPr>
                <w:noProof/>
                <w:webHidden/>
              </w:rPr>
              <w:fldChar w:fldCharType="separate"/>
            </w:r>
            <w:r w:rsidR="004D192D">
              <w:rPr>
                <w:noProof/>
                <w:webHidden/>
              </w:rPr>
              <w:t>33</w:t>
            </w:r>
            <w:r w:rsidR="004D192D">
              <w:rPr>
                <w:noProof/>
                <w:webHidden/>
              </w:rPr>
              <w:fldChar w:fldCharType="end"/>
            </w:r>
          </w:hyperlink>
        </w:p>
        <w:p w14:paraId="1EC223B1" w14:textId="60B69971" w:rsidR="004D192D" w:rsidRDefault="005E1AD6">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2721147" w:history="1">
            <w:r w:rsidR="004D192D" w:rsidRPr="009C41E3">
              <w:rPr>
                <w:rStyle w:val="Lienhypertexte"/>
                <w:noProof/>
              </w:rPr>
              <w:t>3.6.1.3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On-line (Double conversion)</w:t>
            </w:r>
            <w:r w:rsidR="004D192D">
              <w:rPr>
                <w:noProof/>
                <w:webHidden/>
              </w:rPr>
              <w:tab/>
            </w:r>
            <w:r w:rsidR="004D192D">
              <w:rPr>
                <w:noProof/>
                <w:webHidden/>
              </w:rPr>
              <w:fldChar w:fldCharType="begin"/>
            </w:r>
            <w:r w:rsidR="004D192D">
              <w:rPr>
                <w:noProof/>
                <w:webHidden/>
              </w:rPr>
              <w:instrText xml:space="preserve"> PAGEREF _Toc532721147 \h </w:instrText>
            </w:r>
            <w:r w:rsidR="004D192D">
              <w:rPr>
                <w:noProof/>
                <w:webHidden/>
              </w:rPr>
            </w:r>
            <w:r w:rsidR="004D192D">
              <w:rPr>
                <w:noProof/>
                <w:webHidden/>
              </w:rPr>
              <w:fldChar w:fldCharType="separate"/>
            </w:r>
            <w:r w:rsidR="004D192D">
              <w:rPr>
                <w:noProof/>
                <w:webHidden/>
              </w:rPr>
              <w:t>34</w:t>
            </w:r>
            <w:r w:rsidR="004D192D">
              <w:rPr>
                <w:noProof/>
                <w:webHidden/>
              </w:rPr>
              <w:fldChar w:fldCharType="end"/>
            </w:r>
          </w:hyperlink>
        </w:p>
        <w:p w14:paraId="18E00C81" w14:textId="6A180852"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48" w:history="1">
            <w:r w:rsidR="004D192D" w:rsidRPr="009C41E3">
              <w:rPr>
                <w:rStyle w:val="Lienhypertexte"/>
                <w:noProof/>
              </w:rPr>
              <w:t>3.6.2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Comment choisir son Onduleur</w:t>
            </w:r>
            <w:r w:rsidR="004D192D">
              <w:rPr>
                <w:noProof/>
                <w:webHidden/>
              </w:rPr>
              <w:tab/>
            </w:r>
            <w:r w:rsidR="004D192D">
              <w:rPr>
                <w:noProof/>
                <w:webHidden/>
              </w:rPr>
              <w:fldChar w:fldCharType="begin"/>
            </w:r>
            <w:r w:rsidR="004D192D">
              <w:rPr>
                <w:noProof/>
                <w:webHidden/>
              </w:rPr>
              <w:instrText xml:space="preserve"> PAGEREF _Toc532721148 \h </w:instrText>
            </w:r>
            <w:r w:rsidR="004D192D">
              <w:rPr>
                <w:noProof/>
                <w:webHidden/>
              </w:rPr>
            </w:r>
            <w:r w:rsidR="004D192D">
              <w:rPr>
                <w:noProof/>
                <w:webHidden/>
              </w:rPr>
              <w:fldChar w:fldCharType="separate"/>
            </w:r>
            <w:r w:rsidR="004D192D">
              <w:rPr>
                <w:noProof/>
                <w:webHidden/>
              </w:rPr>
              <w:t>35</w:t>
            </w:r>
            <w:r w:rsidR="004D192D">
              <w:rPr>
                <w:noProof/>
                <w:webHidden/>
              </w:rPr>
              <w:fldChar w:fldCharType="end"/>
            </w:r>
          </w:hyperlink>
        </w:p>
        <w:p w14:paraId="664C641D" w14:textId="304960C7"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49" w:history="1">
            <w:r w:rsidR="004D192D" w:rsidRPr="009C41E3">
              <w:rPr>
                <w:rStyle w:val="Lienhypertexte"/>
                <w:noProof/>
              </w:rPr>
              <w:t>3.7</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DRP – Plan de reprise d’activité</w:t>
            </w:r>
            <w:r w:rsidR="004D192D">
              <w:rPr>
                <w:noProof/>
                <w:webHidden/>
              </w:rPr>
              <w:tab/>
            </w:r>
            <w:r w:rsidR="004D192D">
              <w:rPr>
                <w:noProof/>
                <w:webHidden/>
              </w:rPr>
              <w:fldChar w:fldCharType="begin"/>
            </w:r>
            <w:r w:rsidR="004D192D">
              <w:rPr>
                <w:noProof/>
                <w:webHidden/>
              </w:rPr>
              <w:instrText xml:space="preserve"> PAGEREF _Toc532721149 \h </w:instrText>
            </w:r>
            <w:r w:rsidR="004D192D">
              <w:rPr>
                <w:noProof/>
                <w:webHidden/>
              </w:rPr>
            </w:r>
            <w:r w:rsidR="004D192D">
              <w:rPr>
                <w:noProof/>
                <w:webHidden/>
              </w:rPr>
              <w:fldChar w:fldCharType="separate"/>
            </w:r>
            <w:r w:rsidR="004D192D">
              <w:rPr>
                <w:noProof/>
                <w:webHidden/>
              </w:rPr>
              <w:t>36</w:t>
            </w:r>
            <w:r w:rsidR="004D192D">
              <w:rPr>
                <w:noProof/>
                <w:webHidden/>
              </w:rPr>
              <w:fldChar w:fldCharType="end"/>
            </w:r>
          </w:hyperlink>
        </w:p>
        <w:p w14:paraId="1BA98FAB" w14:textId="4CC57166"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50" w:history="1">
            <w:r w:rsidR="004D192D" w:rsidRPr="009C41E3">
              <w:rPr>
                <w:rStyle w:val="Lienhypertexte"/>
                <w:noProof/>
              </w:rPr>
              <w:t>3.7.1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RTO</w:t>
            </w:r>
            <w:r w:rsidR="004D192D">
              <w:rPr>
                <w:noProof/>
                <w:webHidden/>
              </w:rPr>
              <w:tab/>
            </w:r>
            <w:r w:rsidR="004D192D">
              <w:rPr>
                <w:noProof/>
                <w:webHidden/>
              </w:rPr>
              <w:fldChar w:fldCharType="begin"/>
            </w:r>
            <w:r w:rsidR="004D192D">
              <w:rPr>
                <w:noProof/>
                <w:webHidden/>
              </w:rPr>
              <w:instrText xml:space="preserve"> PAGEREF _Toc532721150 \h </w:instrText>
            </w:r>
            <w:r w:rsidR="004D192D">
              <w:rPr>
                <w:noProof/>
                <w:webHidden/>
              </w:rPr>
            </w:r>
            <w:r w:rsidR="004D192D">
              <w:rPr>
                <w:noProof/>
                <w:webHidden/>
              </w:rPr>
              <w:fldChar w:fldCharType="separate"/>
            </w:r>
            <w:r w:rsidR="004D192D">
              <w:rPr>
                <w:noProof/>
                <w:webHidden/>
              </w:rPr>
              <w:t>36</w:t>
            </w:r>
            <w:r w:rsidR="004D192D">
              <w:rPr>
                <w:noProof/>
                <w:webHidden/>
              </w:rPr>
              <w:fldChar w:fldCharType="end"/>
            </w:r>
          </w:hyperlink>
        </w:p>
        <w:p w14:paraId="52F95282" w14:textId="72095415"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51" w:history="1">
            <w:r w:rsidR="004D192D" w:rsidRPr="009C41E3">
              <w:rPr>
                <w:rStyle w:val="Lienhypertexte"/>
                <w:noProof/>
              </w:rPr>
              <w:t>3.7.2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RPO</w:t>
            </w:r>
            <w:r w:rsidR="004D192D">
              <w:rPr>
                <w:noProof/>
                <w:webHidden/>
              </w:rPr>
              <w:tab/>
            </w:r>
            <w:r w:rsidR="004D192D">
              <w:rPr>
                <w:noProof/>
                <w:webHidden/>
              </w:rPr>
              <w:fldChar w:fldCharType="begin"/>
            </w:r>
            <w:r w:rsidR="004D192D">
              <w:rPr>
                <w:noProof/>
                <w:webHidden/>
              </w:rPr>
              <w:instrText xml:space="preserve"> PAGEREF _Toc532721151 \h </w:instrText>
            </w:r>
            <w:r w:rsidR="004D192D">
              <w:rPr>
                <w:noProof/>
                <w:webHidden/>
              </w:rPr>
            </w:r>
            <w:r w:rsidR="004D192D">
              <w:rPr>
                <w:noProof/>
                <w:webHidden/>
              </w:rPr>
              <w:fldChar w:fldCharType="separate"/>
            </w:r>
            <w:r w:rsidR="004D192D">
              <w:rPr>
                <w:noProof/>
                <w:webHidden/>
              </w:rPr>
              <w:t>36</w:t>
            </w:r>
            <w:r w:rsidR="004D192D">
              <w:rPr>
                <w:noProof/>
                <w:webHidden/>
              </w:rPr>
              <w:fldChar w:fldCharType="end"/>
            </w:r>
          </w:hyperlink>
        </w:p>
        <w:p w14:paraId="41DF38B1" w14:textId="5222BBC9"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52" w:history="1">
            <w:r w:rsidR="004D192D" w:rsidRPr="009C41E3">
              <w:rPr>
                <w:rStyle w:val="Lienhypertexte"/>
                <w:noProof/>
              </w:rPr>
              <w:t>3.7.3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Schématisation d’un incident</w:t>
            </w:r>
            <w:r w:rsidR="004D192D">
              <w:rPr>
                <w:noProof/>
                <w:webHidden/>
              </w:rPr>
              <w:tab/>
            </w:r>
            <w:r w:rsidR="004D192D">
              <w:rPr>
                <w:noProof/>
                <w:webHidden/>
              </w:rPr>
              <w:fldChar w:fldCharType="begin"/>
            </w:r>
            <w:r w:rsidR="004D192D">
              <w:rPr>
                <w:noProof/>
                <w:webHidden/>
              </w:rPr>
              <w:instrText xml:space="preserve"> PAGEREF _Toc532721152 \h </w:instrText>
            </w:r>
            <w:r w:rsidR="004D192D">
              <w:rPr>
                <w:noProof/>
                <w:webHidden/>
              </w:rPr>
            </w:r>
            <w:r w:rsidR="004D192D">
              <w:rPr>
                <w:noProof/>
                <w:webHidden/>
              </w:rPr>
              <w:fldChar w:fldCharType="separate"/>
            </w:r>
            <w:r w:rsidR="004D192D">
              <w:rPr>
                <w:noProof/>
                <w:webHidden/>
              </w:rPr>
              <w:t>36</w:t>
            </w:r>
            <w:r w:rsidR="004D192D">
              <w:rPr>
                <w:noProof/>
                <w:webHidden/>
              </w:rPr>
              <w:fldChar w:fldCharType="end"/>
            </w:r>
          </w:hyperlink>
        </w:p>
        <w:p w14:paraId="2B8EB49F" w14:textId="319FAB6C"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53" w:history="1">
            <w:r w:rsidR="004D192D" w:rsidRPr="009C41E3">
              <w:rPr>
                <w:rStyle w:val="Lienhypertexte"/>
                <w:noProof/>
              </w:rPr>
              <w:t>3.8</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rPr>
              <w:t>iSCSI</w:t>
            </w:r>
            <w:r w:rsidR="004D192D">
              <w:rPr>
                <w:noProof/>
                <w:webHidden/>
              </w:rPr>
              <w:tab/>
            </w:r>
            <w:r w:rsidR="004D192D">
              <w:rPr>
                <w:noProof/>
                <w:webHidden/>
              </w:rPr>
              <w:fldChar w:fldCharType="begin"/>
            </w:r>
            <w:r w:rsidR="004D192D">
              <w:rPr>
                <w:noProof/>
                <w:webHidden/>
              </w:rPr>
              <w:instrText xml:space="preserve"> PAGEREF _Toc532721153 \h </w:instrText>
            </w:r>
            <w:r w:rsidR="004D192D">
              <w:rPr>
                <w:noProof/>
                <w:webHidden/>
              </w:rPr>
            </w:r>
            <w:r w:rsidR="004D192D">
              <w:rPr>
                <w:noProof/>
                <w:webHidden/>
              </w:rPr>
              <w:fldChar w:fldCharType="separate"/>
            </w:r>
            <w:r w:rsidR="004D192D">
              <w:rPr>
                <w:noProof/>
                <w:webHidden/>
              </w:rPr>
              <w:t>37</w:t>
            </w:r>
            <w:r w:rsidR="004D192D">
              <w:rPr>
                <w:noProof/>
                <w:webHidden/>
              </w:rPr>
              <w:fldChar w:fldCharType="end"/>
            </w:r>
          </w:hyperlink>
        </w:p>
        <w:p w14:paraId="1CB3F4D5" w14:textId="14ADE04E"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54" w:history="1">
            <w:r w:rsidR="004D192D" w:rsidRPr="009C41E3">
              <w:rPr>
                <w:rStyle w:val="Lienhypertexte"/>
                <w:noProof/>
              </w:rPr>
              <w:t>3.8.1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rPr>
              <w:t>Utilité</w:t>
            </w:r>
            <w:r w:rsidR="004D192D">
              <w:rPr>
                <w:noProof/>
                <w:webHidden/>
              </w:rPr>
              <w:tab/>
            </w:r>
            <w:r w:rsidR="004D192D">
              <w:rPr>
                <w:noProof/>
                <w:webHidden/>
              </w:rPr>
              <w:fldChar w:fldCharType="begin"/>
            </w:r>
            <w:r w:rsidR="004D192D">
              <w:rPr>
                <w:noProof/>
                <w:webHidden/>
              </w:rPr>
              <w:instrText xml:space="preserve"> PAGEREF _Toc532721154 \h </w:instrText>
            </w:r>
            <w:r w:rsidR="004D192D">
              <w:rPr>
                <w:noProof/>
                <w:webHidden/>
              </w:rPr>
            </w:r>
            <w:r w:rsidR="004D192D">
              <w:rPr>
                <w:noProof/>
                <w:webHidden/>
              </w:rPr>
              <w:fldChar w:fldCharType="separate"/>
            </w:r>
            <w:r w:rsidR="004D192D">
              <w:rPr>
                <w:noProof/>
                <w:webHidden/>
              </w:rPr>
              <w:t>37</w:t>
            </w:r>
            <w:r w:rsidR="004D192D">
              <w:rPr>
                <w:noProof/>
                <w:webHidden/>
              </w:rPr>
              <w:fldChar w:fldCharType="end"/>
            </w:r>
          </w:hyperlink>
        </w:p>
        <w:p w14:paraId="3EC44447" w14:textId="711E296E" w:rsidR="004D192D" w:rsidRDefault="005E1AD6">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721155" w:history="1">
            <w:r w:rsidR="004D192D" w:rsidRPr="009C41E3">
              <w:rPr>
                <w:rStyle w:val="Lienhypertexte"/>
                <w:noProof/>
              </w:rPr>
              <w:t>4</w:t>
            </w:r>
            <w:r w:rsidR="004D192D">
              <w:rPr>
                <w:rFonts w:asciiTheme="minorHAnsi" w:eastAsiaTheme="minorEastAsia" w:hAnsiTheme="minorHAnsi" w:cstheme="minorBidi"/>
                <w:b w:val="0"/>
                <w:bCs w:val="0"/>
                <w:caps w:val="0"/>
                <w:noProof/>
                <w:sz w:val="22"/>
                <w:szCs w:val="22"/>
                <w:shd w:val="clear" w:color="auto" w:fill="auto"/>
                <w:lang w:eastAsia="fr-CH"/>
              </w:rPr>
              <w:tab/>
            </w:r>
            <w:r w:rsidR="004D192D" w:rsidRPr="009C41E3">
              <w:rPr>
                <w:rStyle w:val="Lienhypertexte"/>
                <w:noProof/>
              </w:rPr>
              <w:t>Partie 3</w:t>
            </w:r>
            <w:r w:rsidR="004D192D">
              <w:rPr>
                <w:noProof/>
                <w:webHidden/>
              </w:rPr>
              <w:tab/>
            </w:r>
            <w:r w:rsidR="004D192D">
              <w:rPr>
                <w:noProof/>
                <w:webHidden/>
              </w:rPr>
              <w:fldChar w:fldCharType="begin"/>
            </w:r>
            <w:r w:rsidR="004D192D">
              <w:rPr>
                <w:noProof/>
                <w:webHidden/>
              </w:rPr>
              <w:instrText xml:space="preserve"> PAGEREF _Toc532721155 \h </w:instrText>
            </w:r>
            <w:r w:rsidR="004D192D">
              <w:rPr>
                <w:noProof/>
                <w:webHidden/>
              </w:rPr>
            </w:r>
            <w:r w:rsidR="004D192D">
              <w:rPr>
                <w:noProof/>
                <w:webHidden/>
              </w:rPr>
              <w:fldChar w:fldCharType="separate"/>
            </w:r>
            <w:r w:rsidR="004D192D">
              <w:rPr>
                <w:noProof/>
                <w:webHidden/>
              </w:rPr>
              <w:t>38</w:t>
            </w:r>
            <w:r w:rsidR="004D192D">
              <w:rPr>
                <w:noProof/>
                <w:webHidden/>
              </w:rPr>
              <w:fldChar w:fldCharType="end"/>
            </w:r>
          </w:hyperlink>
        </w:p>
        <w:p w14:paraId="0A7C3AC7" w14:textId="5ED47759"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56" w:history="1">
            <w:r w:rsidR="004D192D" w:rsidRPr="009C41E3">
              <w:rPr>
                <w:rStyle w:val="Lienhypertexte"/>
                <w:noProof/>
                <w:lang w:eastAsia="fr-CH"/>
              </w:rPr>
              <w:t>4.1</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lang w:eastAsia="fr-CH"/>
              </w:rPr>
              <w:t>Mise en conformité LPD/RGPD</w:t>
            </w:r>
            <w:r w:rsidR="004D192D">
              <w:rPr>
                <w:noProof/>
                <w:webHidden/>
              </w:rPr>
              <w:tab/>
            </w:r>
            <w:r w:rsidR="004D192D">
              <w:rPr>
                <w:noProof/>
                <w:webHidden/>
              </w:rPr>
              <w:fldChar w:fldCharType="begin"/>
            </w:r>
            <w:r w:rsidR="004D192D">
              <w:rPr>
                <w:noProof/>
                <w:webHidden/>
              </w:rPr>
              <w:instrText xml:space="preserve"> PAGEREF _Toc532721156 \h </w:instrText>
            </w:r>
            <w:r w:rsidR="004D192D">
              <w:rPr>
                <w:noProof/>
                <w:webHidden/>
              </w:rPr>
            </w:r>
            <w:r w:rsidR="004D192D">
              <w:rPr>
                <w:noProof/>
                <w:webHidden/>
              </w:rPr>
              <w:fldChar w:fldCharType="separate"/>
            </w:r>
            <w:r w:rsidR="004D192D">
              <w:rPr>
                <w:noProof/>
                <w:webHidden/>
              </w:rPr>
              <w:t>38</w:t>
            </w:r>
            <w:r w:rsidR="004D192D">
              <w:rPr>
                <w:noProof/>
                <w:webHidden/>
              </w:rPr>
              <w:fldChar w:fldCharType="end"/>
            </w:r>
          </w:hyperlink>
        </w:p>
        <w:p w14:paraId="5AE795BF" w14:textId="4E27A805"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57" w:history="1">
            <w:r w:rsidR="004D192D" w:rsidRPr="009C41E3">
              <w:rPr>
                <w:rStyle w:val="Lienhypertexte"/>
                <w:noProof/>
                <w:lang w:eastAsia="fr-CH"/>
              </w:rPr>
              <w:t>4.2</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lang w:eastAsia="fr-CH"/>
              </w:rPr>
              <w:t>Infrastructure Informatique</w:t>
            </w:r>
            <w:r w:rsidR="004D192D">
              <w:rPr>
                <w:noProof/>
                <w:webHidden/>
              </w:rPr>
              <w:tab/>
            </w:r>
            <w:r w:rsidR="004D192D">
              <w:rPr>
                <w:noProof/>
                <w:webHidden/>
              </w:rPr>
              <w:fldChar w:fldCharType="begin"/>
            </w:r>
            <w:r w:rsidR="004D192D">
              <w:rPr>
                <w:noProof/>
                <w:webHidden/>
              </w:rPr>
              <w:instrText xml:space="preserve"> PAGEREF _Toc532721157 \h </w:instrText>
            </w:r>
            <w:r w:rsidR="004D192D">
              <w:rPr>
                <w:noProof/>
                <w:webHidden/>
              </w:rPr>
            </w:r>
            <w:r w:rsidR="004D192D">
              <w:rPr>
                <w:noProof/>
                <w:webHidden/>
              </w:rPr>
              <w:fldChar w:fldCharType="separate"/>
            </w:r>
            <w:r w:rsidR="004D192D">
              <w:rPr>
                <w:noProof/>
                <w:webHidden/>
              </w:rPr>
              <w:t>38</w:t>
            </w:r>
            <w:r w:rsidR="004D192D">
              <w:rPr>
                <w:noProof/>
                <w:webHidden/>
              </w:rPr>
              <w:fldChar w:fldCharType="end"/>
            </w:r>
          </w:hyperlink>
        </w:p>
        <w:p w14:paraId="016895BC" w14:textId="7E44F115"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58" w:history="1">
            <w:r w:rsidR="004D192D" w:rsidRPr="009C41E3">
              <w:rPr>
                <w:rStyle w:val="Lienhypertexte"/>
                <w:noProof/>
                <w:lang w:eastAsia="fr-CH"/>
              </w:rPr>
              <w:t>4.3</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lang w:eastAsia="fr-CH"/>
              </w:rPr>
              <w:t>Backup</w:t>
            </w:r>
            <w:r w:rsidR="004D192D">
              <w:rPr>
                <w:noProof/>
                <w:webHidden/>
              </w:rPr>
              <w:tab/>
            </w:r>
            <w:r w:rsidR="004D192D">
              <w:rPr>
                <w:noProof/>
                <w:webHidden/>
              </w:rPr>
              <w:fldChar w:fldCharType="begin"/>
            </w:r>
            <w:r w:rsidR="004D192D">
              <w:rPr>
                <w:noProof/>
                <w:webHidden/>
              </w:rPr>
              <w:instrText xml:space="preserve"> PAGEREF _Toc532721158 \h </w:instrText>
            </w:r>
            <w:r w:rsidR="004D192D">
              <w:rPr>
                <w:noProof/>
                <w:webHidden/>
              </w:rPr>
            </w:r>
            <w:r w:rsidR="004D192D">
              <w:rPr>
                <w:noProof/>
                <w:webHidden/>
              </w:rPr>
              <w:fldChar w:fldCharType="separate"/>
            </w:r>
            <w:r w:rsidR="004D192D">
              <w:rPr>
                <w:noProof/>
                <w:webHidden/>
              </w:rPr>
              <w:t>40</w:t>
            </w:r>
            <w:r w:rsidR="004D192D">
              <w:rPr>
                <w:noProof/>
                <w:webHidden/>
              </w:rPr>
              <w:fldChar w:fldCharType="end"/>
            </w:r>
          </w:hyperlink>
        </w:p>
        <w:p w14:paraId="2444FC81" w14:textId="6C014A4F"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59" w:history="1">
            <w:r w:rsidR="004D192D" w:rsidRPr="009C41E3">
              <w:rPr>
                <w:rStyle w:val="Lienhypertexte"/>
                <w:noProof/>
                <w:lang w:eastAsia="fr-CH"/>
              </w:rPr>
              <w:t>4.3.1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lang w:eastAsia="fr-CH"/>
              </w:rPr>
              <w:t>SERVEUR SQL</w:t>
            </w:r>
            <w:r w:rsidR="004D192D">
              <w:rPr>
                <w:noProof/>
                <w:webHidden/>
              </w:rPr>
              <w:tab/>
            </w:r>
            <w:r w:rsidR="004D192D">
              <w:rPr>
                <w:noProof/>
                <w:webHidden/>
              </w:rPr>
              <w:fldChar w:fldCharType="begin"/>
            </w:r>
            <w:r w:rsidR="004D192D">
              <w:rPr>
                <w:noProof/>
                <w:webHidden/>
              </w:rPr>
              <w:instrText xml:space="preserve"> PAGEREF _Toc532721159 \h </w:instrText>
            </w:r>
            <w:r w:rsidR="004D192D">
              <w:rPr>
                <w:noProof/>
                <w:webHidden/>
              </w:rPr>
            </w:r>
            <w:r w:rsidR="004D192D">
              <w:rPr>
                <w:noProof/>
                <w:webHidden/>
              </w:rPr>
              <w:fldChar w:fldCharType="separate"/>
            </w:r>
            <w:r w:rsidR="004D192D">
              <w:rPr>
                <w:noProof/>
                <w:webHidden/>
              </w:rPr>
              <w:t>40</w:t>
            </w:r>
            <w:r w:rsidR="004D192D">
              <w:rPr>
                <w:noProof/>
                <w:webHidden/>
              </w:rPr>
              <w:fldChar w:fldCharType="end"/>
            </w:r>
          </w:hyperlink>
        </w:p>
        <w:p w14:paraId="0597A4FA" w14:textId="4881D97F"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0" w:history="1">
            <w:r w:rsidR="004D192D" w:rsidRPr="009C41E3">
              <w:rPr>
                <w:rStyle w:val="Lienhypertexte"/>
                <w:noProof/>
                <w:lang w:eastAsia="fr-CH"/>
              </w:rPr>
              <w:t>4.3.2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lang w:eastAsia="fr-CH"/>
              </w:rPr>
              <w:t>SERVEUR DE MESSAGERIE</w:t>
            </w:r>
            <w:r w:rsidR="004D192D">
              <w:rPr>
                <w:noProof/>
                <w:webHidden/>
              </w:rPr>
              <w:tab/>
            </w:r>
            <w:r w:rsidR="004D192D">
              <w:rPr>
                <w:noProof/>
                <w:webHidden/>
              </w:rPr>
              <w:fldChar w:fldCharType="begin"/>
            </w:r>
            <w:r w:rsidR="004D192D">
              <w:rPr>
                <w:noProof/>
                <w:webHidden/>
              </w:rPr>
              <w:instrText xml:space="preserve"> PAGEREF _Toc532721160 \h </w:instrText>
            </w:r>
            <w:r w:rsidR="004D192D">
              <w:rPr>
                <w:noProof/>
                <w:webHidden/>
              </w:rPr>
            </w:r>
            <w:r w:rsidR="004D192D">
              <w:rPr>
                <w:noProof/>
                <w:webHidden/>
              </w:rPr>
              <w:fldChar w:fldCharType="separate"/>
            </w:r>
            <w:r w:rsidR="004D192D">
              <w:rPr>
                <w:noProof/>
                <w:webHidden/>
              </w:rPr>
              <w:t>40</w:t>
            </w:r>
            <w:r w:rsidR="004D192D">
              <w:rPr>
                <w:noProof/>
                <w:webHidden/>
              </w:rPr>
              <w:fldChar w:fldCharType="end"/>
            </w:r>
          </w:hyperlink>
        </w:p>
        <w:p w14:paraId="25A0CE12" w14:textId="4B089355"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1" w:history="1">
            <w:r w:rsidR="004D192D" w:rsidRPr="009C41E3">
              <w:rPr>
                <w:rStyle w:val="Lienhypertexte"/>
                <w:noProof/>
                <w:lang w:eastAsia="fr-CH"/>
              </w:rPr>
              <w:t>4.3.3</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lang w:eastAsia="fr-CH"/>
              </w:rPr>
              <w:t>SERVEUR DE FICHIERS</w:t>
            </w:r>
            <w:r w:rsidR="004D192D">
              <w:rPr>
                <w:noProof/>
                <w:webHidden/>
              </w:rPr>
              <w:tab/>
            </w:r>
            <w:r w:rsidR="004D192D">
              <w:rPr>
                <w:noProof/>
                <w:webHidden/>
              </w:rPr>
              <w:fldChar w:fldCharType="begin"/>
            </w:r>
            <w:r w:rsidR="004D192D">
              <w:rPr>
                <w:noProof/>
                <w:webHidden/>
              </w:rPr>
              <w:instrText xml:space="preserve"> PAGEREF _Toc532721161 \h </w:instrText>
            </w:r>
            <w:r w:rsidR="004D192D">
              <w:rPr>
                <w:noProof/>
                <w:webHidden/>
              </w:rPr>
            </w:r>
            <w:r w:rsidR="004D192D">
              <w:rPr>
                <w:noProof/>
                <w:webHidden/>
              </w:rPr>
              <w:fldChar w:fldCharType="separate"/>
            </w:r>
            <w:r w:rsidR="004D192D">
              <w:rPr>
                <w:noProof/>
                <w:webHidden/>
              </w:rPr>
              <w:t>40</w:t>
            </w:r>
            <w:r w:rsidR="004D192D">
              <w:rPr>
                <w:noProof/>
                <w:webHidden/>
              </w:rPr>
              <w:fldChar w:fldCharType="end"/>
            </w:r>
          </w:hyperlink>
        </w:p>
        <w:p w14:paraId="250E500F" w14:textId="74A9BAF9"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2" w:history="1">
            <w:r w:rsidR="004D192D" w:rsidRPr="009C41E3">
              <w:rPr>
                <w:rStyle w:val="Lienhypertexte"/>
                <w:noProof/>
                <w:lang w:eastAsia="fr-CH"/>
              </w:rPr>
              <w:t>4.3.4</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lang w:eastAsia="fr-CH"/>
              </w:rPr>
              <w:t>SERVEUR WEB</w:t>
            </w:r>
            <w:r w:rsidR="004D192D">
              <w:rPr>
                <w:noProof/>
                <w:webHidden/>
              </w:rPr>
              <w:tab/>
            </w:r>
            <w:r w:rsidR="004D192D">
              <w:rPr>
                <w:noProof/>
                <w:webHidden/>
              </w:rPr>
              <w:fldChar w:fldCharType="begin"/>
            </w:r>
            <w:r w:rsidR="004D192D">
              <w:rPr>
                <w:noProof/>
                <w:webHidden/>
              </w:rPr>
              <w:instrText xml:space="preserve"> PAGEREF _Toc532721162 \h </w:instrText>
            </w:r>
            <w:r w:rsidR="004D192D">
              <w:rPr>
                <w:noProof/>
                <w:webHidden/>
              </w:rPr>
            </w:r>
            <w:r w:rsidR="004D192D">
              <w:rPr>
                <w:noProof/>
                <w:webHidden/>
              </w:rPr>
              <w:fldChar w:fldCharType="separate"/>
            </w:r>
            <w:r w:rsidR="004D192D">
              <w:rPr>
                <w:noProof/>
                <w:webHidden/>
              </w:rPr>
              <w:t>41</w:t>
            </w:r>
            <w:r w:rsidR="004D192D">
              <w:rPr>
                <w:noProof/>
                <w:webHidden/>
              </w:rPr>
              <w:fldChar w:fldCharType="end"/>
            </w:r>
          </w:hyperlink>
        </w:p>
        <w:p w14:paraId="31222488" w14:textId="640F3FB0"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3" w:history="1">
            <w:r w:rsidR="004D192D" w:rsidRPr="009C41E3">
              <w:rPr>
                <w:rStyle w:val="Lienhypertexte"/>
                <w:noProof/>
                <w:lang w:eastAsia="fr-CH"/>
              </w:rPr>
              <w:t>4.3.5</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lang w:eastAsia="fr-CH"/>
              </w:rPr>
              <w:t>SERVEUR AD</w:t>
            </w:r>
            <w:r w:rsidR="004D192D">
              <w:rPr>
                <w:noProof/>
                <w:webHidden/>
              </w:rPr>
              <w:tab/>
            </w:r>
            <w:r w:rsidR="004D192D">
              <w:rPr>
                <w:noProof/>
                <w:webHidden/>
              </w:rPr>
              <w:fldChar w:fldCharType="begin"/>
            </w:r>
            <w:r w:rsidR="004D192D">
              <w:rPr>
                <w:noProof/>
                <w:webHidden/>
              </w:rPr>
              <w:instrText xml:space="preserve"> PAGEREF _Toc532721163 \h </w:instrText>
            </w:r>
            <w:r w:rsidR="004D192D">
              <w:rPr>
                <w:noProof/>
                <w:webHidden/>
              </w:rPr>
            </w:r>
            <w:r w:rsidR="004D192D">
              <w:rPr>
                <w:noProof/>
                <w:webHidden/>
              </w:rPr>
              <w:fldChar w:fldCharType="separate"/>
            </w:r>
            <w:r w:rsidR="004D192D">
              <w:rPr>
                <w:noProof/>
                <w:webHidden/>
              </w:rPr>
              <w:t>41</w:t>
            </w:r>
            <w:r w:rsidR="004D192D">
              <w:rPr>
                <w:noProof/>
                <w:webHidden/>
              </w:rPr>
              <w:fldChar w:fldCharType="end"/>
            </w:r>
          </w:hyperlink>
        </w:p>
        <w:p w14:paraId="05E045C5" w14:textId="5D5A9E56"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4" w:history="1">
            <w:r w:rsidR="004D192D" w:rsidRPr="009C41E3">
              <w:rPr>
                <w:rStyle w:val="Lienhypertexte"/>
                <w:noProof/>
                <w:lang w:eastAsia="fr-CH"/>
              </w:rPr>
              <w:t>4.3.6</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lang w:eastAsia="fr-CH"/>
              </w:rPr>
              <w:t>CLOUD</w:t>
            </w:r>
            <w:r w:rsidR="004D192D">
              <w:rPr>
                <w:noProof/>
                <w:webHidden/>
              </w:rPr>
              <w:tab/>
            </w:r>
            <w:r w:rsidR="004D192D">
              <w:rPr>
                <w:noProof/>
                <w:webHidden/>
              </w:rPr>
              <w:fldChar w:fldCharType="begin"/>
            </w:r>
            <w:r w:rsidR="004D192D">
              <w:rPr>
                <w:noProof/>
                <w:webHidden/>
              </w:rPr>
              <w:instrText xml:space="preserve"> PAGEREF _Toc532721164 \h </w:instrText>
            </w:r>
            <w:r w:rsidR="004D192D">
              <w:rPr>
                <w:noProof/>
                <w:webHidden/>
              </w:rPr>
            </w:r>
            <w:r w:rsidR="004D192D">
              <w:rPr>
                <w:noProof/>
                <w:webHidden/>
              </w:rPr>
              <w:fldChar w:fldCharType="separate"/>
            </w:r>
            <w:r w:rsidR="004D192D">
              <w:rPr>
                <w:noProof/>
                <w:webHidden/>
              </w:rPr>
              <w:t>41</w:t>
            </w:r>
            <w:r w:rsidR="004D192D">
              <w:rPr>
                <w:noProof/>
                <w:webHidden/>
              </w:rPr>
              <w:fldChar w:fldCharType="end"/>
            </w:r>
          </w:hyperlink>
        </w:p>
        <w:p w14:paraId="07E155EC" w14:textId="48B7C442" w:rsidR="004D192D" w:rsidRDefault="005E1AD6">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2721165" w:history="1">
            <w:r w:rsidR="004D192D" w:rsidRPr="009C41E3">
              <w:rPr>
                <w:rStyle w:val="Lienhypertexte"/>
                <w:noProof/>
                <w:lang w:eastAsia="fr-CH"/>
              </w:rPr>
              <w:t>4.4</w:t>
            </w:r>
            <w:r w:rsidR="004D192D">
              <w:rPr>
                <w:rFonts w:asciiTheme="minorHAnsi" w:eastAsiaTheme="minorEastAsia" w:hAnsiTheme="minorHAnsi" w:cstheme="minorBidi"/>
                <w:b w:val="0"/>
                <w:bCs w:val="0"/>
                <w:noProof/>
                <w:sz w:val="22"/>
                <w:szCs w:val="22"/>
                <w:shd w:val="clear" w:color="auto" w:fill="auto"/>
                <w:lang w:eastAsia="fr-CH"/>
              </w:rPr>
              <w:tab/>
            </w:r>
            <w:r w:rsidR="004D192D" w:rsidRPr="009C41E3">
              <w:rPr>
                <w:rStyle w:val="Lienhypertexte"/>
                <w:noProof/>
                <w:lang w:eastAsia="fr-CH"/>
              </w:rPr>
              <w:t>Reprise d’activité</w:t>
            </w:r>
            <w:r w:rsidR="004D192D">
              <w:rPr>
                <w:noProof/>
                <w:webHidden/>
              </w:rPr>
              <w:tab/>
            </w:r>
            <w:r w:rsidR="004D192D">
              <w:rPr>
                <w:noProof/>
                <w:webHidden/>
              </w:rPr>
              <w:fldChar w:fldCharType="begin"/>
            </w:r>
            <w:r w:rsidR="004D192D">
              <w:rPr>
                <w:noProof/>
                <w:webHidden/>
              </w:rPr>
              <w:instrText xml:space="preserve"> PAGEREF _Toc532721165 \h </w:instrText>
            </w:r>
            <w:r w:rsidR="004D192D">
              <w:rPr>
                <w:noProof/>
                <w:webHidden/>
              </w:rPr>
            </w:r>
            <w:r w:rsidR="004D192D">
              <w:rPr>
                <w:noProof/>
                <w:webHidden/>
              </w:rPr>
              <w:fldChar w:fldCharType="separate"/>
            </w:r>
            <w:r w:rsidR="004D192D">
              <w:rPr>
                <w:noProof/>
                <w:webHidden/>
              </w:rPr>
              <w:t>41</w:t>
            </w:r>
            <w:r w:rsidR="004D192D">
              <w:rPr>
                <w:noProof/>
                <w:webHidden/>
              </w:rPr>
              <w:fldChar w:fldCharType="end"/>
            </w:r>
          </w:hyperlink>
        </w:p>
        <w:p w14:paraId="6AA9F52B" w14:textId="59EEC5ED"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6" w:history="1">
            <w:r w:rsidR="004D192D" w:rsidRPr="009C41E3">
              <w:rPr>
                <w:rStyle w:val="Lienhypertexte"/>
                <w:noProof/>
                <w:lang w:eastAsia="fr-CH"/>
              </w:rPr>
              <w:t>4.4.1</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lang w:eastAsia="fr-CH"/>
              </w:rPr>
              <w:t>RTO</w:t>
            </w:r>
            <w:r w:rsidR="004D192D">
              <w:rPr>
                <w:noProof/>
                <w:webHidden/>
              </w:rPr>
              <w:tab/>
            </w:r>
            <w:r w:rsidR="004D192D">
              <w:rPr>
                <w:noProof/>
                <w:webHidden/>
              </w:rPr>
              <w:fldChar w:fldCharType="begin"/>
            </w:r>
            <w:r w:rsidR="004D192D">
              <w:rPr>
                <w:noProof/>
                <w:webHidden/>
              </w:rPr>
              <w:instrText xml:space="preserve"> PAGEREF _Toc532721166 \h </w:instrText>
            </w:r>
            <w:r w:rsidR="004D192D">
              <w:rPr>
                <w:noProof/>
                <w:webHidden/>
              </w:rPr>
            </w:r>
            <w:r w:rsidR="004D192D">
              <w:rPr>
                <w:noProof/>
                <w:webHidden/>
              </w:rPr>
              <w:fldChar w:fldCharType="separate"/>
            </w:r>
            <w:r w:rsidR="004D192D">
              <w:rPr>
                <w:noProof/>
                <w:webHidden/>
              </w:rPr>
              <w:t>41</w:t>
            </w:r>
            <w:r w:rsidR="004D192D">
              <w:rPr>
                <w:noProof/>
                <w:webHidden/>
              </w:rPr>
              <w:fldChar w:fldCharType="end"/>
            </w:r>
          </w:hyperlink>
        </w:p>
        <w:p w14:paraId="152F5E2F" w14:textId="0398EDA3" w:rsidR="004D192D" w:rsidRDefault="005E1AD6">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2721167" w:history="1">
            <w:r w:rsidR="004D192D" w:rsidRPr="009C41E3">
              <w:rPr>
                <w:rStyle w:val="Lienhypertexte"/>
                <w:noProof/>
                <w:lang w:eastAsia="fr-CH"/>
              </w:rPr>
              <w:t>4.4.2</w:t>
            </w:r>
            <w:r w:rsidR="004D192D">
              <w:rPr>
                <w:rFonts w:asciiTheme="minorHAnsi" w:eastAsiaTheme="minorEastAsia" w:hAnsiTheme="minorHAnsi" w:cstheme="minorBidi"/>
                <w:noProof/>
                <w:sz w:val="22"/>
                <w:szCs w:val="22"/>
                <w:shd w:val="clear" w:color="auto" w:fill="auto"/>
                <w:lang w:eastAsia="fr-CH"/>
              </w:rPr>
              <w:tab/>
            </w:r>
            <w:r w:rsidR="004D192D" w:rsidRPr="009C41E3">
              <w:rPr>
                <w:rStyle w:val="Lienhypertexte"/>
                <w:noProof/>
                <w:lang w:eastAsia="fr-CH"/>
              </w:rPr>
              <w:t>RPO</w:t>
            </w:r>
            <w:r w:rsidR="004D192D">
              <w:rPr>
                <w:noProof/>
                <w:webHidden/>
              </w:rPr>
              <w:tab/>
            </w:r>
            <w:r w:rsidR="004D192D">
              <w:rPr>
                <w:noProof/>
                <w:webHidden/>
              </w:rPr>
              <w:fldChar w:fldCharType="begin"/>
            </w:r>
            <w:r w:rsidR="004D192D">
              <w:rPr>
                <w:noProof/>
                <w:webHidden/>
              </w:rPr>
              <w:instrText xml:space="preserve"> PAGEREF _Toc532721167 \h </w:instrText>
            </w:r>
            <w:r w:rsidR="004D192D">
              <w:rPr>
                <w:noProof/>
                <w:webHidden/>
              </w:rPr>
            </w:r>
            <w:r w:rsidR="004D192D">
              <w:rPr>
                <w:noProof/>
                <w:webHidden/>
              </w:rPr>
              <w:fldChar w:fldCharType="separate"/>
            </w:r>
            <w:r w:rsidR="004D192D">
              <w:rPr>
                <w:noProof/>
                <w:webHidden/>
              </w:rPr>
              <w:t>41</w:t>
            </w:r>
            <w:r w:rsidR="004D192D">
              <w:rPr>
                <w:noProof/>
                <w:webHidden/>
              </w:rPr>
              <w:fldChar w:fldCharType="end"/>
            </w:r>
          </w:hyperlink>
        </w:p>
        <w:p w14:paraId="553CEDEA" w14:textId="1CAFA371" w:rsidR="004D192D" w:rsidRDefault="005E1AD6">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2721168" w:history="1">
            <w:r w:rsidR="004D192D" w:rsidRPr="009C41E3">
              <w:rPr>
                <w:rStyle w:val="Lienhypertexte"/>
                <w:noProof/>
              </w:rPr>
              <w:t>5</w:t>
            </w:r>
            <w:r w:rsidR="004D192D">
              <w:rPr>
                <w:rFonts w:asciiTheme="minorHAnsi" w:eastAsiaTheme="minorEastAsia" w:hAnsiTheme="minorHAnsi" w:cstheme="minorBidi"/>
                <w:b w:val="0"/>
                <w:bCs w:val="0"/>
                <w:caps w:val="0"/>
                <w:noProof/>
                <w:sz w:val="22"/>
                <w:szCs w:val="22"/>
                <w:shd w:val="clear" w:color="auto" w:fill="auto"/>
                <w:lang w:eastAsia="fr-CH"/>
              </w:rPr>
              <w:tab/>
            </w:r>
            <w:r w:rsidR="004D192D" w:rsidRPr="009C41E3">
              <w:rPr>
                <w:rStyle w:val="Lienhypertexte"/>
                <w:noProof/>
              </w:rPr>
              <w:t>Sources</w:t>
            </w:r>
            <w:r w:rsidR="004D192D">
              <w:rPr>
                <w:noProof/>
                <w:webHidden/>
              </w:rPr>
              <w:tab/>
            </w:r>
            <w:r w:rsidR="004D192D">
              <w:rPr>
                <w:noProof/>
                <w:webHidden/>
              </w:rPr>
              <w:fldChar w:fldCharType="begin"/>
            </w:r>
            <w:r w:rsidR="004D192D">
              <w:rPr>
                <w:noProof/>
                <w:webHidden/>
              </w:rPr>
              <w:instrText xml:space="preserve"> PAGEREF _Toc532721168 \h </w:instrText>
            </w:r>
            <w:r w:rsidR="004D192D">
              <w:rPr>
                <w:noProof/>
                <w:webHidden/>
              </w:rPr>
            </w:r>
            <w:r w:rsidR="004D192D">
              <w:rPr>
                <w:noProof/>
                <w:webHidden/>
              </w:rPr>
              <w:fldChar w:fldCharType="separate"/>
            </w:r>
            <w:r w:rsidR="004D192D">
              <w:rPr>
                <w:noProof/>
                <w:webHidden/>
              </w:rPr>
              <w:t>42</w:t>
            </w:r>
            <w:r w:rsidR="004D192D">
              <w:rPr>
                <w:noProof/>
                <w:webHidden/>
              </w:rPr>
              <w:fldChar w:fldCharType="end"/>
            </w:r>
          </w:hyperlink>
        </w:p>
        <w:p w14:paraId="56D70317" w14:textId="6D6E84B4" w:rsidR="005131E4" w:rsidRPr="007F7FEB" w:rsidRDefault="00213D03" w:rsidP="00A00A7A">
          <w:r w:rsidRPr="007F7FEB">
            <w:rPr>
              <w:b/>
              <w:noProof/>
              <w:sz w:val="24"/>
              <w:szCs w:val="24"/>
              <w:u w:val="single"/>
              <w:lang w:val="fr-FR"/>
            </w:rPr>
            <w:fldChar w:fldCharType="end"/>
          </w:r>
        </w:p>
      </w:sdtContent>
    </w:sdt>
    <w:p w14:paraId="10C3C156" w14:textId="77777777" w:rsidR="00E71B05" w:rsidRPr="007F7FEB" w:rsidRDefault="00E71B05" w:rsidP="00A00A7A">
      <w:pPr>
        <w:pStyle w:val="Titre"/>
        <w:sectPr w:rsidR="00E71B05" w:rsidRPr="007F7FEB"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Pr="007F7FEB" w:rsidRDefault="00EF2BF6" w:rsidP="00A00A7A">
      <w:pPr>
        <w:pStyle w:val="Titre"/>
        <w:sectPr w:rsidR="00E71B05" w:rsidRPr="007F7FEB" w:rsidSect="00E71B05">
          <w:footnotePr>
            <w:numRestart w:val="eachPage"/>
          </w:footnotePr>
          <w:pgSz w:w="11906" w:h="16838" w:code="9"/>
          <w:pgMar w:top="1418" w:right="1418" w:bottom="1418" w:left="1418" w:header="709" w:footer="709" w:gutter="0"/>
          <w:cols w:space="708"/>
          <w:vAlign w:val="center"/>
          <w:docGrid w:linePitch="360"/>
        </w:sectPr>
      </w:pPr>
      <w:r w:rsidRPr="007F7FEB">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rsidRPr="007F7FEB">
        <w:t>Casino de Montreu</w:t>
      </w:r>
      <w:r w:rsidR="00E71B05" w:rsidRPr="007F7FEB">
        <w:t>x</w:t>
      </w:r>
    </w:p>
    <w:p w14:paraId="6C1635F9" w14:textId="0D7B4C35" w:rsidR="00A97195" w:rsidRPr="007F7FEB" w:rsidRDefault="00A97195" w:rsidP="00EE5081">
      <w:pPr>
        <w:pStyle w:val="Titre1"/>
      </w:pPr>
      <w:bookmarkStart w:id="1" w:name="_Toc532721053"/>
      <w:r w:rsidRPr="007F7FEB">
        <w:lastRenderedPageBreak/>
        <w:t>Partie 1</w:t>
      </w:r>
      <w:bookmarkEnd w:id="1"/>
    </w:p>
    <w:p w14:paraId="70EA5695" w14:textId="42D930F0" w:rsidR="00765A24" w:rsidRPr="004D192D" w:rsidRDefault="00765A24" w:rsidP="00EE5081">
      <w:pPr>
        <w:pStyle w:val="Titre2"/>
      </w:pPr>
      <w:bookmarkStart w:id="2" w:name="_Toc532721054"/>
      <w:r w:rsidRPr="004D192D">
        <w:t>Casino de Montreux</w:t>
      </w:r>
      <w:bookmarkEnd w:id="2"/>
    </w:p>
    <w:p w14:paraId="690874F5" w14:textId="694463BC" w:rsidR="00765A24" w:rsidRPr="007F7FEB" w:rsidRDefault="00377A1C" w:rsidP="00EE5081">
      <w:pPr>
        <w:pStyle w:val="Titre3"/>
      </w:pPr>
      <w:bookmarkStart w:id="3" w:name="_Toc532721055"/>
      <w:r w:rsidRPr="007F7FEB">
        <w:t>Introduction</w:t>
      </w:r>
      <w:bookmarkEnd w:id="3"/>
    </w:p>
    <w:p w14:paraId="047BCB53" w14:textId="713B77C5" w:rsidR="00765A24" w:rsidRPr="007F7FEB" w:rsidRDefault="00765A24" w:rsidP="00A00A7A">
      <w:r w:rsidRPr="007F7FEB">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7F7FEB" w:rsidRDefault="00C82B46" w:rsidP="00EE5081">
      <w:pPr>
        <w:pStyle w:val="Titre3"/>
      </w:pPr>
      <w:bookmarkStart w:id="4" w:name="_Toc524881887"/>
      <w:bookmarkStart w:id="5" w:name="_Toc532721056"/>
      <w:r w:rsidRPr="007F7FEB">
        <w:t>Traitement de données.</w:t>
      </w:r>
      <w:bookmarkEnd w:id="4"/>
      <w:bookmarkEnd w:id="5"/>
    </w:p>
    <w:p w14:paraId="5DA18B79" w14:textId="77777777" w:rsidR="00C82B46" w:rsidRPr="007F7FEB" w:rsidRDefault="00C82B46" w:rsidP="00A00A7A">
      <w:r w:rsidRPr="007F7FEB">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FE6C239" w:rsidR="00C82B46" w:rsidRPr="007F7FEB" w:rsidRDefault="00874703" w:rsidP="00EE5081">
      <w:pPr>
        <w:pStyle w:val="Titre3"/>
      </w:pPr>
      <w:bookmarkStart w:id="6" w:name="_Toc524881888"/>
      <w:bookmarkStart w:id="7" w:name="_Toc532721057"/>
      <w:r>
        <w:t xml:space="preserve">RGPD - </w:t>
      </w:r>
      <w:r w:rsidR="00C82B46" w:rsidRPr="007F7FEB">
        <w:t>Actions et mesures prises.</w:t>
      </w:r>
      <w:bookmarkEnd w:id="6"/>
      <w:bookmarkEnd w:id="7"/>
    </w:p>
    <w:p w14:paraId="0D9C1955" w14:textId="77777777" w:rsidR="00C82B46" w:rsidRPr="007F7FEB" w:rsidRDefault="00C82B46" w:rsidP="00A00A7A">
      <w:r w:rsidRPr="007F7FEB">
        <w:t>Le casino a formé deux DPO et nommé des responsables de traitement par secteur (exemple RH, Marketing, etc.) ainsi comme des suppléants aussi formés pour le traitement de données.</w:t>
      </w:r>
    </w:p>
    <w:p w14:paraId="388492FE" w14:textId="77777777" w:rsidR="00C82B46" w:rsidRPr="007F7FEB" w:rsidRDefault="00C82B46" w:rsidP="00A00A7A">
      <w:r w:rsidRPr="007F7FEB">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Pr="007F7FEB" w:rsidRDefault="00C82B46" w:rsidP="00EE5081">
      <w:pPr>
        <w:pStyle w:val="Titre3"/>
      </w:pPr>
      <w:bookmarkStart w:id="8" w:name="_Toc524881889"/>
      <w:bookmarkStart w:id="9" w:name="_Toc532721058"/>
      <w:r w:rsidRPr="007F7FEB">
        <w:t>Techniques de protections des données.</w:t>
      </w:r>
      <w:bookmarkEnd w:id="8"/>
      <w:bookmarkEnd w:id="9"/>
    </w:p>
    <w:p w14:paraId="1A37F72A" w14:textId="77777777" w:rsidR="00874703" w:rsidRDefault="00C82B46" w:rsidP="00A00A7A">
      <w:r w:rsidRPr="007F7FEB">
        <w:t xml:space="preserve">La sécurité des données est déjà en place avec des backups journaliers, clustering, firewall, portes sécurisées, </w:t>
      </w:r>
      <w:r w:rsidR="00874703">
        <w:t>utilisateurs</w:t>
      </w:r>
      <w:r w:rsidRPr="007F7FEB">
        <w:t xml:space="preserve"> avec mot</w:t>
      </w:r>
      <w:r w:rsidR="00874703">
        <w:t>s</w:t>
      </w:r>
      <w:r w:rsidRPr="007F7FEB">
        <w:t xml:space="preserve"> de passe, entre autres.</w:t>
      </w:r>
    </w:p>
    <w:p w14:paraId="05A77174" w14:textId="443D1C79" w:rsidR="00874703" w:rsidRDefault="00874703" w:rsidP="00EE5081">
      <w:pPr>
        <w:pStyle w:val="Titre3"/>
      </w:pPr>
      <w:bookmarkStart w:id="10" w:name="_Toc532721059"/>
      <w:r>
        <w:t>Technologies utilisées</w:t>
      </w:r>
      <w:bookmarkEnd w:id="10"/>
    </w:p>
    <w:p w14:paraId="4D6B723D" w14:textId="09610B1F" w:rsidR="007F7FEB" w:rsidRPr="007F7FEB" w:rsidRDefault="00C82B46" w:rsidP="00874703">
      <w:r w:rsidRPr="007F7FEB">
        <w:t xml:space="preserve">On utilise aussi les </w:t>
      </w:r>
      <w:r w:rsidRPr="00177C16">
        <w:rPr>
          <w:b/>
        </w:rPr>
        <w:t>Raids 1 et 1+0</w:t>
      </w:r>
      <w:r w:rsidRPr="007F7FEB">
        <w:t>, cette technique assure la protection des données de la baie de disques (</w:t>
      </w:r>
      <w:r w:rsidRPr="00177C16">
        <w:rPr>
          <w:b/>
        </w:rPr>
        <w:t>SAN</w:t>
      </w:r>
      <w:r w:rsidRPr="007F7FEB">
        <w:t>) avec une redondance permanente.</w:t>
      </w:r>
    </w:p>
    <w:p w14:paraId="39A93E3E" w14:textId="1C99AD91" w:rsidR="007F7FEB" w:rsidRPr="007F7FEB" w:rsidRDefault="007F7FEB" w:rsidP="00A00A7A">
      <w:r w:rsidRPr="007F7FEB">
        <w:t xml:space="preserve">Une </w:t>
      </w:r>
      <w:r w:rsidRPr="00177C16">
        <w:rPr>
          <w:b/>
        </w:rPr>
        <w:t>réplication des données</w:t>
      </w:r>
      <w:r w:rsidRPr="007F7FEB">
        <w:t xml:space="preserve"> hors site est en place sur un deuxième </w:t>
      </w:r>
      <w:r w:rsidR="00177C16">
        <w:t>SAN</w:t>
      </w:r>
      <w:r w:rsidRPr="007F7FEB">
        <w:t xml:space="preserve"> sur un des casinos distants.</w:t>
      </w:r>
    </w:p>
    <w:p w14:paraId="521433C9" w14:textId="53D617A4" w:rsidR="00177C16" w:rsidRDefault="007F7FEB" w:rsidP="00A00A7A">
      <w:r w:rsidRPr="007F7FEB">
        <w:t xml:space="preserve">L’armoire serveurs est protégé contre les coupure électrique par moyen d’un </w:t>
      </w:r>
      <w:r w:rsidRPr="00177C16">
        <w:rPr>
          <w:b/>
        </w:rPr>
        <w:t>UPS</w:t>
      </w:r>
      <w:r w:rsidRPr="007F7FEB">
        <w:t xml:space="preserve"> de type On-line.</w:t>
      </w:r>
    </w:p>
    <w:p w14:paraId="5755C831" w14:textId="276EA154" w:rsidR="00177C16" w:rsidRDefault="00177C16" w:rsidP="00A00A7A">
      <w:r>
        <w:t>Une documentation est en place afin de garantir la reprise d’activité.</w:t>
      </w:r>
    </w:p>
    <w:p w14:paraId="5A2FDD05" w14:textId="2FE52A2D" w:rsidR="009B0D8E" w:rsidRDefault="009B0D8E" w:rsidP="00EE5081">
      <w:pPr>
        <w:pStyle w:val="Titre3"/>
      </w:pPr>
      <w:bookmarkStart w:id="11" w:name="_Toc532721060"/>
      <w:r>
        <w:t>PRA et PCA</w:t>
      </w:r>
      <w:bookmarkEnd w:id="11"/>
    </w:p>
    <w:p w14:paraId="2AD3D6CF" w14:textId="4AD26CCA" w:rsidR="009B0D8E" w:rsidRDefault="009B0D8E" w:rsidP="009B0D8E">
      <w:r>
        <w:t>Afin d’apporter une totale redondance des services et des données nous utilisons un système PRA-PCA. Le PCA, visant à assurer la continuité, est composé d’un Cluster HP physique qui héberge un cluster de serveurs SQL virtuels.</w:t>
      </w:r>
    </w:p>
    <w:p w14:paraId="05A454EF" w14:textId="36A2D6F2" w:rsidR="009B0D8E" w:rsidRPr="00874703" w:rsidRDefault="009B0D8E" w:rsidP="009B0D8E">
      <w:r>
        <w:t>Le PRA est composé d’une documentation complète afin d’assurer la reprise d’activité de l’entreprise.</w:t>
      </w:r>
    </w:p>
    <w:p w14:paraId="07F04373" w14:textId="71A98E9E" w:rsidR="009B0D8E" w:rsidRDefault="009B0D8E" w:rsidP="00A00A7A"/>
    <w:p w14:paraId="3859EF20" w14:textId="1246C968" w:rsidR="00177C16" w:rsidRDefault="00177C16" w:rsidP="00EE5081">
      <w:pPr>
        <w:pStyle w:val="Titre3"/>
      </w:pPr>
      <w:bookmarkStart w:id="12" w:name="_Toc532721061"/>
      <w:r>
        <w:lastRenderedPageBreak/>
        <w:t>Suite Google</w:t>
      </w:r>
      <w:bookmarkEnd w:id="12"/>
    </w:p>
    <w:p w14:paraId="40A95EAB" w14:textId="012C8E07" w:rsidR="00177C16" w:rsidRDefault="00177C16" w:rsidP="00177C16">
      <w:r>
        <w:t>En 2018 le groupe Barrière a passé à utiliser la suite Google d’application et services. Cette suite comprend la messagerie (Gmail), les outils bureautique (Sheets, Docs, Slide, etc), espace de stockage Cloud (Drive), entre autres.</w:t>
      </w:r>
    </w:p>
    <w:p w14:paraId="1C37FA59" w14:textId="79C8F365" w:rsidR="00177C16" w:rsidRDefault="00177C16" w:rsidP="00177C16">
      <w:r>
        <w:t>Le projet de migration est long et lent, car les utilisateurs doivent suivre des formations, et les responsables de la DSI doivent suivre les bonnes pratiques, afin de faire la migration d’une manière propre.</w:t>
      </w:r>
    </w:p>
    <w:p w14:paraId="2D2E6F97" w14:textId="3D74BA67" w:rsidR="00177C16" w:rsidRPr="00177C16" w:rsidRDefault="00177C16" w:rsidP="00177C16">
      <w:r>
        <w:t xml:space="preserve">Ce nouveau projet impliquera un changement d’infrastructure informatique, vu que les NAS et SAN ne seront plus utilisés pour le </w:t>
      </w:r>
      <w:r w:rsidR="009B0D8E">
        <w:t>stockage des fichiers partagés.</w:t>
      </w:r>
    </w:p>
    <w:p w14:paraId="33A3779E" w14:textId="24EDCE68" w:rsidR="007F7FEB" w:rsidRPr="00177C16" w:rsidRDefault="00177C16" w:rsidP="00A00A7A">
      <w:pPr>
        <w:rPr>
          <w:rStyle w:val="TitreCar"/>
          <w:rFonts w:eastAsiaTheme="minorHAnsi"/>
          <w:b w:val="0"/>
          <w:color w:val="auto"/>
          <w:spacing w:val="0"/>
          <w:kern w:val="0"/>
          <w:sz w:val="22"/>
          <w:szCs w:val="22"/>
          <w:lang w:eastAsia="en-US"/>
        </w:rPr>
      </w:pPr>
      <w:r>
        <w:rPr>
          <w:rStyle w:val="TitreCar"/>
          <w:color w:val="auto"/>
        </w:rPr>
        <w:t xml:space="preserve"> </w:t>
      </w:r>
    </w:p>
    <w:p w14:paraId="3D84495C" w14:textId="18ACEC70" w:rsidR="00177C16" w:rsidRPr="00177C16" w:rsidRDefault="00177C16" w:rsidP="00177C16">
      <w:pPr>
        <w:rPr>
          <w:rStyle w:val="TitreCar"/>
          <w:color w:val="auto"/>
          <w:sz w:val="22"/>
          <w:szCs w:val="22"/>
        </w:rPr>
        <w:sectPr w:rsidR="00177C16" w:rsidRPr="00177C16"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Pr="007F7FEB" w:rsidRDefault="006C4B44" w:rsidP="00B21AAE">
      <w:pPr>
        <w:jc w:val="center"/>
        <w:rPr>
          <w:rStyle w:val="TitreCar"/>
          <w:color w:val="auto"/>
        </w:rPr>
        <w:sectPr w:rsidR="00DA2687" w:rsidRPr="007F7FEB" w:rsidSect="00DA2687">
          <w:footnotePr>
            <w:numRestart w:val="eachPage"/>
          </w:footnotePr>
          <w:pgSz w:w="11906" w:h="16838" w:code="9"/>
          <w:pgMar w:top="1418" w:right="1418" w:bottom="1418" w:left="1418" w:header="709" w:footer="709" w:gutter="0"/>
          <w:cols w:space="708"/>
          <w:vAlign w:val="center"/>
          <w:docGrid w:linePitch="360"/>
        </w:sectPr>
      </w:pPr>
      <w:r w:rsidRPr="007F7FEB">
        <w:rPr>
          <w:rStyle w:val="TitreCar"/>
          <w:color w:val="auto"/>
        </w:rPr>
        <w:lastRenderedPageBreak/>
        <w:t>La Loterie Romande</w:t>
      </w:r>
      <w:r w:rsidR="000B0EC1">
        <w:rPr>
          <w:rStyle w:val="TitreCar"/>
          <w:color w:val="auto"/>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45pt;height:218.45pt">
            <v:imagedata r:id="rId12" o:title="10_LoRo15_RVB"/>
          </v:shape>
        </w:pict>
      </w:r>
    </w:p>
    <w:p w14:paraId="3465EB90" w14:textId="383F6AF2" w:rsidR="00425E2E" w:rsidRPr="004D192D" w:rsidRDefault="00425E2E" w:rsidP="00EE5081">
      <w:pPr>
        <w:pStyle w:val="Titre2"/>
      </w:pPr>
      <w:bookmarkStart w:id="13" w:name="_Toc532721062"/>
      <w:r w:rsidRPr="004D192D">
        <w:lastRenderedPageBreak/>
        <w:t>La Loterie Romande</w:t>
      </w:r>
      <w:bookmarkEnd w:id="13"/>
    </w:p>
    <w:p w14:paraId="450ACA87" w14:textId="24752983" w:rsidR="00425E2E" w:rsidRPr="007F7FEB" w:rsidRDefault="00425E2E" w:rsidP="00EE5081">
      <w:pPr>
        <w:pStyle w:val="Titre3"/>
      </w:pPr>
      <w:bookmarkStart w:id="14" w:name="_Toc532721063"/>
      <w:r w:rsidRPr="007F7FEB">
        <w:t>Introduction</w:t>
      </w:r>
      <w:bookmarkEnd w:id="14"/>
    </w:p>
    <w:p w14:paraId="4A08875E" w14:textId="16F5C09E" w:rsidR="006E3384" w:rsidRPr="007F7FEB" w:rsidRDefault="006E3384" w:rsidP="00A00A7A">
      <w:r w:rsidRPr="007F7FEB">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Pr="007F7FEB" w:rsidRDefault="006E3384" w:rsidP="00EE5081">
      <w:pPr>
        <w:pStyle w:val="Titre3"/>
      </w:pPr>
      <w:bookmarkStart w:id="15" w:name="_Toc532721064"/>
      <w:r w:rsidRPr="007F7FEB">
        <w:t xml:space="preserve">Les données </w:t>
      </w:r>
      <w:r w:rsidR="005C5226" w:rsidRPr="007F7FEB">
        <w:t>au sein</w:t>
      </w:r>
      <w:r w:rsidRPr="007F7FEB">
        <w:t xml:space="preserve"> de la Loterie Romande</w:t>
      </w:r>
      <w:bookmarkEnd w:id="15"/>
    </w:p>
    <w:p w14:paraId="175FBE45" w14:textId="32057940" w:rsidR="006E3384" w:rsidRPr="007F7FEB" w:rsidRDefault="006E3384" w:rsidP="00A00A7A">
      <w:r w:rsidRPr="007F7FEB">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Pr="007F7FEB" w:rsidRDefault="006E3384" w:rsidP="00A00A7A">
      <w:r w:rsidRPr="007F7FEB">
        <w:t>Nos normes standards concernant ces lois au point de vu sécurité sont toutes issues de l’ISO 27001.</w:t>
      </w:r>
    </w:p>
    <w:p w14:paraId="288B6063" w14:textId="3F15753D" w:rsidR="006E3384" w:rsidRPr="007F7FEB" w:rsidRDefault="006E3384" w:rsidP="00EE5081">
      <w:pPr>
        <w:pStyle w:val="Titre3"/>
      </w:pPr>
      <w:bookmarkStart w:id="16" w:name="_Toc532721065"/>
      <w:r w:rsidRPr="007F7FEB">
        <w:t>Actions et mesures</w:t>
      </w:r>
      <w:bookmarkEnd w:id="16"/>
    </w:p>
    <w:p w14:paraId="05FD7BA7" w14:textId="3941DED4" w:rsidR="006E3384" w:rsidRPr="007F7FEB" w:rsidRDefault="006E3384" w:rsidP="00EE5081">
      <w:pPr>
        <w:pStyle w:val="Titre4"/>
      </w:pPr>
      <w:bookmarkStart w:id="17" w:name="_Toc532721066"/>
      <w:r w:rsidRPr="007F7FEB">
        <w:t>Protections logiques</w:t>
      </w:r>
      <w:bookmarkEnd w:id="17"/>
    </w:p>
    <w:p w14:paraId="687D664B" w14:textId="388339A8" w:rsidR="006E3384" w:rsidRPr="007F7FEB" w:rsidRDefault="006E3384" w:rsidP="00A00A7A">
      <w:r w:rsidRPr="007F7FEB">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7F7FEB" w:rsidRDefault="006E3384" w:rsidP="00A00A7A">
      <w:r w:rsidRPr="007F7FEB">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Pr="007F7FEB" w:rsidRDefault="006E3384" w:rsidP="00A00A7A">
      <w:r w:rsidRPr="007F7FEB">
        <w:t>Afin de vérifier si notre système de sécurité est fiable, nous procédons à un audit technique. Chaque moi un scan complet de nos systèmes est effectué.</w:t>
      </w:r>
    </w:p>
    <w:p w14:paraId="42F0499E" w14:textId="05BE4520" w:rsidR="006E3384" w:rsidRPr="007F7FEB" w:rsidRDefault="006E3384" w:rsidP="00EE5081">
      <w:pPr>
        <w:pStyle w:val="Titre4"/>
      </w:pPr>
      <w:bookmarkStart w:id="18" w:name="_Toc532721067"/>
      <w:r w:rsidRPr="007F7FEB">
        <w:t>Protections techniques</w:t>
      </w:r>
      <w:bookmarkEnd w:id="18"/>
    </w:p>
    <w:p w14:paraId="174510E3" w14:textId="40C90E42" w:rsidR="006E3384" w:rsidRPr="007F7FEB" w:rsidRDefault="006E3384" w:rsidP="00A00A7A">
      <w:r w:rsidRPr="007F7FEB">
        <w:t>L’accès à nos sites, nos serveurs, nos Datacenter, nos armoires de câbles se font soit par l’intermédiaire de l’Active Directory soit par un système de badge et de code.</w:t>
      </w:r>
    </w:p>
    <w:p w14:paraId="4FA589D0" w14:textId="6AB67D52" w:rsidR="006E3384" w:rsidRPr="007F7FEB" w:rsidRDefault="006E3384" w:rsidP="00A00A7A">
      <w:r w:rsidRPr="007F7FEB">
        <w:t>Les serveurs de productions sont répliqués de manière synchronisée sur deux Datacenter.</w:t>
      </w:r>
    </w:p>
    <w:p w14:paraId="1CA4D6FE" w14:textId="00F9A646" w:rsidR="006E3384" w:rsidRPr="007F7FEB" w:rsidRDefault="006E3384" w:rsidP="00A00A7A">
      <w:r w:rsidRPr="007F7FEB">
        <w:t>Pour gérer nos logs, nous possédons une grosse base de données dans laquelle tous nos logs sont répertoriés. Ces logs sont contrôlés par une autre entreprise.</w:t>
      </w:r>
    </w:p>
    <w:p w14:paraId="7AD88D5C" w14:textId="01D6680B" w:rsidR="006E3384" w:rsidRPr="007F7FEB" w:rsidRDefault="006E3384" w:rsidP="00A00A7A">
      <w:r w:rsidRPr="007F7FEB">
        <w:t>Dans l’entreprise nous chiffrons tous les flux ssl et https ainsi que nos cassettes de sauvegarde.</w:t>
      </w:r>
    </w:p>
    <w:p w14:paraId="172A965D" w14:textId="77777777" w:rsidR="00B4398D" w:rsidRPr="007F7FEB" w:rsidRDefault="006E3384" w:rsidP="00A00A7A">
      <w:r w:rsidRPr="007F7FEB">
        <w:t>Afin de prévenir les virus, nous avons tous un antivirus sur nos postes, un système qui vérifie tous les mails entrants et un contrôle des flux http et https.</w:t>
      </w:r>
    </w:p>
    <w:p w14:paraId="5E912FD2" w14:textId="77777777" w:rsidR="004B0DE4" w:rsidRPr="007F7FEB" w:rsidRDefault="004B0DE4" w:rsidP="00EE5081">
      <w:pPr>
        <w:pStyle w:val="Titre3"/>
        <w:sectPr w:rsidR="004B0DE4" w:rsidRPr="007F7FEB"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7F7FEB" w:rsidRDefault="005B5B89" w:rsidP="00EE5081">
      <w:pPr>
        <w:pStyle w:val="Titre3"/>
      </w:pPr>
      <w:bookmarkStart w:id="19" w:name="_Toc532721068"/>
      <w:r w:rsidRPr="007F7FEB">
        <w:lastRenderedPageBreak/>
        <w:t>Stratégies de sauvegardes</w:t>
      </w:r>
      <w:bookmarkEnd w:id="19"/>
    </w:p>
    <w:p w14:paraId="35C093A7" w14:textId="2FC3051E" w:rsidR="005B5B89" w:rsidRPr="007F7FEB" w:rsidRDefault="005B5B89" w:rsidP="00EE5081">
      <w:pPr>
        <w:pStyle w:val="Titre4"/>
      </w:pPr>
      <w:r w:rsidRPr="007F7FEB">
        <w:t xml:space="preserve"> </w:t>
      </w:r>
      <w:bookmarkStart w:id="20" w:name="_Toc532721069"/>
      <w:r w:rsidR="002A5532" w:rsidRPr="007F7FEB">
        <w:t>Infrastructures</w:t>
      </w:r>
      <w:bookmarkEnd w:id="20"/>
    </w:p>
    <w:p w14:paraId="3C290470" w14:textId="6E81C87C" w:rsidR="00C92CCB" w:rsidRPr="007F7FEB" w:rsidRDefault="002A5532" w:rsidP="00A00A7A">
      <w:r w:rsidRPr="007F7FEB">
        <w:t>Au sein de la Loterie Romande nous utilisons la Logiciel « </w:t>
      </w:r>
      <w:r w:rsidR="00C37BCF" w:rsidRPr="007F7FEB">
        <w:t>Net Backup</w:t>
      </w:r>
      <w:r w:rsidR="001D3F53" w:rsidRPr="007F7FEB">
        <w:t> » pour tout ce qui concerne la récupération des données sur les serveurs.</w:t>
      </w:r>
      <w:r w:rsidR="00F43CDC" w:rsidRPr="007F7FEB">
        <w:t xml:space="preserve"> Chaque service est dupliqué sur deux sites différents en prévision </w:t>
      </w:r>
      <w:r w:rsidR="00136BD8" w:rsidRPr="007F7FEB">
        <w:t>d’un problème.</w:t>
      </w:r>
    </w:p>
    <w:p w14:paraId="77086DE8" w14:textId="52B9A4A8" w:rsidR="001D17C9" w:rsidRPr="007F7FEB" w:rsidRDefault="003B28B7" w:rsidP="00A00A7A">
      <w:r w:rsidRPr="007F7FEB">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766453" cy="416699"/>
                          </a:xfrm>
                          <a:prstGeom prst="rect">
                            <a:avLst/>
                          </a:prstGeom>
                        </wps:spPr>
                        <wps:txbx>
                          <w:txbxContent>
                            <w:p w14:paraId="2067EFA2" w14:textId="381DE776" w:rsidR="00BC13CF" w:rsidRDefault="00BC13CF" w:rsidP="00A00A7A">
                              <w:pPr>
                                <w:pStyle w:val="NormalWeb"/>
                              </w:pPr>
                              <w: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left:0;text-align:left;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7665;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BC13CF" w:rsidRDefault="00BC13CF" w:rsidP="00A00A7A">
                        <w:pPr>
                          <w:pStyle w:val="NormalWeb"/>
                        </w:pPr>
                        <w:r>
                          <w:t>MASTER 2</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772137" cy="416685"/>
                          </a:xfrm>
                          <a:prstGeom prst="rect">
                            <a:avLst/>
                          </a:prstGeom>
                        </wps:spPr>
                        <wps:txbx>
                          <w:txbxContent>
                            <w:p w14:paraId="080E1C7F" w14:textId="5E99ED9E" w:rsidR="00BC13CF" w:rsidRDefault="00BC13CF" w:rsidP="00A00A7A">
                              <w:pPr>
                                <w:pStyle w:val="NormalWeb"/>
                              </w:pPr>
                              <w: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left:0;text-align:left;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7NpUaw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yfMkRnix5aTxZDL1HWdoHAdw3off4XmU3G658610cG2pVq/gMcxHyEWtzL8B2cKsmQcSog5I8yQB&#10;3VkMOYXR5BdplmMjNscny5MT1yyU5yWyR8JgvFs7VYq+Q9uie7OHDxLpJT8/QDoZUMdrf+swkW9+&#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">
                  <v:imagedata r:id="rId14" o:title=""/>
                  <v:path arrowok="t"/>
                </v:shape>
                <v:shape id="ZoneTexte 44" o:spid="_x0000_s1031" type="#_x0000_t202" style="position:absolute;width:7721;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BC13CF" w:rsidRDefault="00BC13CF" w:rsidP="00A00A7A">
                        <w:pPr>
                          <w:pStyle w:val="NormalWeb"/>
                        </w:pPr>
                        <w:r>
                          <w:t>MASTER 1</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7F7FEB">
        <w:t>Master</w:t>
      </w:r>
      <w:r w:rsidR="004A176F" w:rsidRPr="007F7FEB">
        <w:t>/EMM</w:t>
      </w:r>
    </w:p>
    <w:p w14:paraId="39ACA2AD" w14:textId="3451C56E" w:rsidR="00D66835" w:rsidRPr="007F7FEB" w:rsidRDefault="00F43CDC" w:rsidP="00A00A7A">
      <w:r w:rsidRPr="007F7FEB">
        <w:rPr>
          <w:noProof/>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57943" cy="1156335"/>
                <wp:effectExtent l="0" t="0" r="0" b="5715"/>
                <wp:wrapSquare wrapText="bothSides"/>
                <wp:docPr id="26" name="Groupe 54"/>
                <wp:cNvGraphicFramePr/>
                <a:graphic xmlns:a="http://schemas.openxmlformats.org/drawingml/2006/main">
                  <a:graphicData uri="http://schemas.microsoft.com/office/word/2010/wordprocessingGroup">
                    <wpg:wgp>
                      <wpg:cNvGrpSpPr/>
                      <wpg:grpSpPr>
                        <a:xfrm>
                          <a:off x="0" y="0"/>
                          <a:ext cx="957943" cy="1156335"/>
                          <a:chOff x="78376" y="17418"/>
                          <a:chExt cx="957943"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796925" cy="417955"/>
                          </a:xfrm>
                          <a:prstGeom prst="rect">
                            <a:avLst/>
                          </a:prstGeom>
                        </wps:spPr>
                        <wps:txbx>
                          <w:txbxContent>
                            <w:p w14:paraId="544C7450" w14:textId="166E2643" w:rsidR="00BC13CF" w:rsidRDefault="00BC13CF" w:rsidP="00A00A7A">
                              <w:pPr>
                                <w:pStyle w:val="NormalWeb"/>
                              </w:pPr>
                              <w: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left:0;text-align:left;margin-left:237.7pt;margin-top:83.45pt;width:75.45pt;height:91.05pt;z-index:251668480" coordorigin="783,174"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">
                  <v:imagedata r:id="rId14" o:title=""/>
                  <v:path arrowok="t"/>
                </v:shape>
                <v:shape id="ZoneTexte 20" o:spid="_x0000_s1034" type="#_x0000_t202" style="position:absolute;left:783;top:174;width:7970;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BC13CF" w:rsidRDefault="00BC13CF" w:rsidP="00A00A7A">
                        <w:pPr>
                          <w:pStyle w:val="NormalWeb"/>
                        </w:pPr>
                        <w:r>
                          <w:t>MEDIA 1</w:t>
                        </w:r>
                      </w:p>
                    </w:txbxContent>
                  </v:textbox>
                </v:shape>
                <w10:wrap type="square"/>
              </v:group>
            </w:pict>
          </mc:Fallback>
        </mc:AlternateContent>
      </w:r>
      <w:r w:rsidRPr="007F7FEB">
        <w:rPr>
          <w:noProof/>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56206" cy="1144905"/>
                <wp:effectExtent l="0" t="0" r="0" b="0"/>
                <wp:wrapSquare wrapText="bothSides"/>
                <wp:docPr id="29" name="Groupe 55"/>
                <wp:cNvGraphicFramePr/>
                <a:graphic xmlns:a="http://schemas.openxmlformats.org/drawingml/2006/main">
                  <a:graphicData uri="http://schemas.microsoft.com/office/word/2010/wordprocessingGroup">
                    <wpg:wgp>
                      <wpg:cNvGrpSpPr/>
                      <wpg:grpSpPr>
                        <a:xfrm>
                          <a:off x="0" y="0"/>
                          <a:ext cx="956206" cy="1144905"/>
                          <a:chOff x="2004713" y="14847"/>
                          <a:chExt cx="956206"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796925" cy="417969"/>
                          </a:xfrm>
                          <a:prstGeom prst="rect">
                            <a:avLst/>
                          </a:prstGeom>
                        </wps:spPr>
                        <wps:txbx>
                          <w:txbxContent>
                            <w:p w14:paraId="4F6AEFB0" w14:textId="17975FEF" w:rsidR="00BC13CF" w:rsidRDefault="00BC13CF" w:rsidP="00A00A7A">
                              <w:pPr>
                                <w:pStyle w:val="NormalWeb"/>
                              </w:pPr>
                              <w: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left:0;text-align:left;margin-left:389.25pt;margin-top:83.45pt;width:75.3pt;height:90.15pt;z-index:251669504" coordorigin="20047,148"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">
                  <v:imagedata r:id="rId14" o:title=""/>
                  <v:path arrowok="t"/>
                </v:shape>
                <v:shape id="ZoneTexte 21" o:spid="_x0000_s1037" type="#_x0000_t202" style="position:absolute;left:20047;top:148;width:7969;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BC13CF" w:rsidRDefault="00BC13CF" w:rsidP="00A00A7A">
                        <w:pPr>
                          <w:pStyle w:val="NormalWeb"/>
                        </w:pPr>
                        <w:r>
                          <w:t>MEDIA 2</w:t>
                        </w:r>
                      </w:p>
                    </w:txbxContent>
                  </v:textbox>
                </v:shape>
                <w10:wrap type="square"/>
              </v:group>
            </w:pict>
          </mc:Fallback>
        </mc:AlternateContent>
      </w:r>
      <w:r w:rsidRPr="007F7FEB">
        <w:rPr>
          <w:noProof/>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7F7FEB">
        <w:rPr>
          <w:noProof/>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BC13CF" w:rsidRDefault="00BC13CF" w:rsidP="00A00A7A">
                            <w:pPr>
                              <w:pStyle w:val="NormalWeb"/>
                            </w:pPr>
                            <w: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6235E1D" id="ZoneTexte 58" o:spid="_x0000_s1038" type="#_x0000_t202" style="position:absolute;left:0;text-align:left;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BC13CF" w:rsidRDefault="00BC13CF" w:rsidP="00A00A7A">
                      <w:pPr>
                        <w:pStyle w:val="NormalWeb"/>
                      </w:pPr>
                      <w:r>
                        <w:t>SAN</w:t>
                      </w:r>
                    </w:p>
                  </w:txbxContent>
                </v:textbox>
                <w10:wrap type="square"/>
              </v:shape>
            </w:pict>
          </mc:Fallback>
        </mc:AlternateContent>
      </w:r>
      <w:r w:rsidR="001D3F53" w:rsidRPr="007F7FEB">
        <w:t>Nous avons deux serveurs « </w:t>
      </w:r>
      <w:r w:rsidR="00C37BCF" w:rsidRPr="007F7FEB">
        <w:t>Net backup</w:t>
      </w:r>
      <w:r w:rsidR="001D3F53" w:rsidRPr="007F7FEB">
        <w:t xml:space="preserve"> Master »</w:t>
      </w:r>
      <w:r w:rsidR="006B460B" w:rsidRPr="007F7FEB">
        <w:t xml:space="preserve"> q</w:t>
      </w:r>
      <w:r w:rsidR="001D3F53" w:rsidRPr="007F7FEB">
        <w:t xml:space="preserve">ui vont principalement </w:t>
      </w:r>
      <w:r w:rsidR="006B460B" w:rsidRPr="007F7FEB">
        <w:t>servir d’ordonnanceur.</w:t>
      </w:r>
      <w:r w:rsidR="00D66835" w:rsidRPr="007F7FEB">
        <w:t xml:space="preserve"> Ces deux serveurs sont tous deux reliés par un SAN</w:t>
      </w:r>
      <w:r w:rsidR="000E4E78" w:rsidRPr="007F7FEB">
        <w:t xml:space="preserve"> qui va non-stop les répliqués au cas où il y aurait un problème</w:t>
      </w:r>
      <w:r w:rsidR="00131E0C" w:rsidRPr="007F7FEB">
        <w:t>.</w:t>
      </w:r>
    </w:p>
    <w:p w14:paraId="1D5CC7E1" w14:textId="7B1F6512" w:rsidR="001D17C9" w:rsidRPr="007F7FEB" w:rsidRDefault="001D17C9" w:rsidP="00A00A7A">
      <w:pPr>
        <w:rPr>
          <w:noProof/>
          <w:shd w:val="clear" w:color="auto" w:fill="auto"/>
        </w:rPr>
      </w:pPr>
      <w:r w:rsidRPr="007F7FEB">
        <w:rPr>
          <w:noProof/>
          <w:shd w:val="clear" w:color="auto" w:fill="auto"/>
        </w:rPr>
        <w:t>Media</w:t>
      </w:r>
    </w:p>
    <w:p w14:paraId="3E1317DC" w14:textId="7B9DB6C3" w:rsidR="001D73E6" w:rsidRPr="007F7FEB" w:rsidRDefault="001D73E6" w:rsidP="00A00A7A">
      <w:r w:rsidRPr="007F7FEB">
        <w:t xml:space="preserve">Nous avons </w:t>
      </w:r>
      <w:r w:rsidR="00545088" w:rsidRPr="007F7FEB">
        <w:t>deux serveurs</w:t>
      </w:r>
      <w:r w:rsidRPr="007F7FEB">
        <w:t xml:space="preserve"> « Media » qui serviront d’intermédiaire entre </w:t>
      </w:r>
      <w:r w:rsidR="00545088" w:rsidRPr="007F7FEB">
        <w:t>les masters</w:t>
      </w:r>
      <w:r w:rsidRPr="007F7FEB">
        <w:t xml:space="preserve"> et les datas domains</w:t>
      </w:r>
      <w:r w:rsidR="00136BD8" w:rsidRPr="007F7FEB">
        <w:t>.</w:t>
      </w:r>
    </w:p>
    <w:p w14:paraId="281A5D60" w14:textId="77777777" w:rsidR="00931CFC" w:rsidRPr="007F7FEB" w:rsidRDefault="00931CFC" w:rsidP="00A00A7A"/>
    <w:p w14:paraId="29CCAA0B" w14:textId="77E95E6D" w:rsidR="00BA4492" w:rsidRPr="007F7FEB" w:rsidRDefault="00C32031" w:rsidP="00A00A7A">
      <w:r w:rsidRPr="007F7FEB">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52977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529770" cy="1183005"/>
                          <a:chOff x="3041019" y="-76512"/>
                          <a:chExt cx="1523051"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176545" cy="413268"/>
                          </a:xfrm>
                          <a:prstGeom prst="rect">
                            <a:avLst/>
                          </a:prstGeom>
                        </wps:spPr>
                        <wps:txbx>
                          <w:txbxContent>
                            <w:p w14:paraId="0B1CC2DE" w14:textId="1D33E5DE" w:rsidR="00BC13CF" w:rsidRDefault="00BC13CF" w:rsidP="00A00A7A">
                              <w:pPr>
                                <w:pStyle w:val="NormalWeb"/>
                              </w:pPr>
                              <w: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7263A1" id="Groupe 57" o:spid="_x0000_s1039" style="position:absolute;left:0;text-align:left;margin-left:368.55pt;margin-top:21.6pt;width:120.45pt;height:93.15pt;z-index:251673600;mso-width-relative:margin;mso-height-relative:margin" coordorigin="30410,-765" coordsize="15230,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1765;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BC13CF" w:rsidRDefault="00BC13CF" w:rsidP="00A00A7A">
                        <w:pPr>
                          <w:pStyle w:val="NormalWeb"/>
                        </w:pPr>
                        <w:r>
                          <w:t>Data Domaine 2</w:t>
                        </w:r>
                      </w:p>
                    </w:txbxContent>
                  </v:textbox>
                </v:shape>
                <w10:wrap type="square"/>
              </v:group>
            </w:pict>
          </mc:Fallback>
        </mc:AlternateContent>
      </w:r>
      <w:r w:rsidR="00BA4492" w:rsidRPr="007F7FEB">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30350" cy="1189217"/>
                <wp:effectExtent l="0" t="0" r="0" b="0"/>
                <wp:wrapSquare wrapText="bothSides"/>
                <wp:docPr id="33" name="Groupe 56"/>
                <wp:cNvGraphicFramePr/>
                <a:graphic xmlns:a="http://schemas.openxmlformats.org/drawingml/2006/main">
                  <a:graphicData uri="http://schemas.microsoft.com/office/word/2010/wordprocessingGroup">
                    <wpg:wgp>
                      <wpg:cNvGrpSpPr/>
                      <wpg:grpSpPr>
                        <a:xfrm>
                          <a:off x="0" y="0"/>
                          <a:ext cx="1530350" cy="1189217"/>
                          <a:chOff x="0" y="-59934"/>
                          <a:chExt cx="1523051"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109110" cy="415112"/>
                          </a:xfrm>
                          <a:prstGeom prst="rect">
                            <a:avLst/>
                          </a:prstGeom>
                        </wps:spPr>
                        <wps:txbx>
                          <w:txbxContent>
                            <w:p w14:paraId="1227041E" w14:textId="659E0609" w:rsidR="00BC13CF" w:rsidRDefault="00BC13CF" w:rsidP="00A00A7A">
                              <w:pPr>
                                <w:pStyle w:val="NormalWeb"/>
                              </w:pPr>
                              <w: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E3DE4B4" id="Groupe 56" o:spid="_x0000_s1042" style="position:absolute;left:0;text-align:left;margin-left:231.45pt;margin-top:21.4pt;width:120.5pt;height:93.65pt;z-index:251672576;mso-width-relative:margin;mso-height-relative:margin" coordorigin=",-599" coordsize="15230,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wmLDwQAABIJAAAOAAAAZHJzL2Uyb0RvYy54bWykVm2PozYQ/l6p/8Hi&#10;OwETSALa7CkXktVKt+2qd/3SL5UDBqwDjGzn7ar+984YSLK3q3Z1XWmJ3xjPPPM8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109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BC13CF" w:rsidRDefault="00BC13CF" w:rsidP="00A00A7A">
                        <w:pPr>
                          <w:pStyle w:val="NormalWeb"/>
                        </w:pPr>
                        <w:r>
                          <w:t>Data Domain 1</w:t>
                        </w:r>
                      </w:p>
                    </w:txbxContent>
                  </v:textbox>
                </v:shape>
                <w10:wrap type="square"/>
              </v:group>
            </w:pict>
          </mc:Fallback>
        </mc:AlternateContent>
      </w:r>
    </w:p>
    <w:p w14:paraId="5203F4BE" w14:textId="27E0D8C9" w:rsidR="001D17C9" w:rsidRPr="007F7FEB" w:rsidRDefault="001D17C9" w:rsidP="00A00A7A">
      <w:r w:rsidRPr="007F7FEB">
        <w:t>Stockage online</w:t>
      </w:r>
    </w:p>
    <w:p w14:paraId="58912840" w14:textId="709073E2" w:rsidR="00545088" w:rsidRPr="007F7FEB" w:rsidRDefault="00545088" w:rsidP="00A00A7A">
      <w:pPr>
        <w:rPr>
          <w:noProof/>
          <w:shd w:val="clear" w:color="auto" w:fill="auto"/>
        </w:rPr>
      </w:pPr>
      <w:r w:rsidRPr="007F7FEB">
        <w:t>Nous avons deux serveurs Data Domaine qui sont dupliqués qui reçoivent des ordres de l’</w:t>
      </w:r>
      <w:r w:rsidR="00C37BCF" w:rsidRPr="007F7FEB">
        <w:t>ordonnanceur</w:t>
      </w:r>
      <w:r w:rsidRPr="007F7FEB">
        <w:t xml:space="preserve"> par l’intermédiaire des « Media ».</w:t>
      </w:r>
      <w:r w:rsidR="0070473D" w:rsidRPr="007F7FEB">
        <w:rPr>
          <w:noProof/>
          <w:shd w:val="clear" w:color="auto" w:fill="auto"/>
        </w:rPr>
        <w:t xml:space="preserve"> </w:t>
      </w:r>
    </w:p>
    <w:p w14:paraId="4E70A89C" w14:textId="53013E8A" w:rsidR="00855571" w:rsidRPr="007F7FEB" w:rsidRDefault="00855571" w:rsidP="00A00A7A"/>
    <w:p w14:paraId="71C9141D" w14:textId="7192252C" w:rsidR="00855571" w:rsidRPr="007F7FEB" w:rsidRDefault="00855571" w:rsidP="00A00A7A">
      <w:r w:rsidRPr="007F7FEB">
        <w:t>Stockage externalisé</w:t>
      </w:r>
    </w:p>
    <w:p w14:paraId="7CEF738D" w14:textId="769F73CF" w:rsidR="00BD54BE" w:rsidRPr="007F7FEB" w:rsidRDefault="00FF49A1" w:rsidP="00A00A7A">
      <w:r w:rsidRPr="007F7FEB">
        <w:t xml:space="preserve">Nous faisons des sauvegardes sur des cassettes que nous </w:t>
      </w:r>
      <w:r w:rsidR="00ED54AC" w:rsidRPr="007F7FEB">
        <w:t>conserverons</w:t>
      </w:r>
      <w:r w:rsidRPr="007F7FEB">
        <w:t xml:space="preserve"> 10 ans chaque sauvegarde et répliquée, une est envoyée à Securitas et nous concevront la deuxième.</w:t>
      </w:r>
    </w:p>
    <w:p w14:paraId="32C5F7F9" w14:textId="2FCF6547" w:rsidR="000E55E1" w:rsidRPr="007F7FEB" w:rsidRDefault="000E55E1" w:rsidP="00EE5081">
      <w:pPr>
        <w:pStyle w:val="Titre4"/>
      </w:pPr>
      <w:bookmarkStart w:id="21" w:name="_Toc532721070"/>
      <w:r w:rsidRPr="007F7FEB">
        <w:t>Stratégie de conservation des sauvegardes</w:t>
      </w:r>
      <w:bookmarkEnd w:id="21"/>
    </w:p>
    <w:p w14:paraId="426D23D8" w14:textId="48BB255D" w:rsidR="000D2104" w:rsidRPr="007F7FEB" w:rsidRDefault="000D2104" w:rsidP="00A00A7A">
      <w:r w:rsidRPr="007F7FEB">
        <w:t>Le diagramme ci-dessous reflète la stratégie :</w:t>
      </w:r>
    </w:p>
    <w:p w14:paraId="73F71F63" w14:textId="05AF9D6E" w:rsidR="000E55E1" w:rsidRPr="007F7FEB" w:rsidRDefault="000E55E1" w:rsidP="00B21AAE">
      <w:pPr>
        <w:jc w:val="center"/>
      </w:pPr>
      <w:r w:rsidRPr="007F7FEB">
        <w:object w:dxaOrig="11551" w:dyaOrig="7711" w14:anchorId="3FAC2459">
          <v:shape id="_x0000_i1026" type="#_x0000_t75" style="width:360.75pt;height:243.75pt" o:ole="">
            <v:imagedata r:id="rId17" o:title=""/>
          </v:shape>
          <o:OLEObject Type="Embed" ProgID="Visio.Drawing.15" ShapeID="_x0000_i1026" DrawAspect="Content" ObjectID="_1606481599" r:id="rId18"/>
        </w:object>
      </w:r>
    </w:p>
    <w:p w14:paraId="3D373CA2" w14:textId="0B1DEB1F" w:rsidR="00647D27" w:rsidRPr="007F7FEB" w:rsidRDefault="00647D27" w:rsidP="00A00A7A">
      <w:r w:rsidRPr="007F7FEB">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Pr="007F7FEB" w:rsidRDefault="00545088" w:rsidP="00A00A7A"/>
    <w:p w14:paraId="12F0C7A8" w14:textId="77777777" w:rsidR="004B0DE4" w:rsidRPr="007F7FEB" w:rsidRDefault="004B0DE4" w:rsidP="00A00A7A">
      <w:pPr>
        <w:pStyle w:val="Titre"/>
        <w:sectPr w:rsidR="004B0DE4" w:rsidRPr="007F7FEB"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Pr="007F7FEB" w:rsidRDefault="00603E12" w:rsidP="00A00A7A">
      <w:pPr>
        <w:pStyle w:val="Titre"/>
      </w:pPr>
      <w:r w:rsidRPr="007F7FEB">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FEB">
        <w:t>VTX</w:t>
      </w:r>
    </w:p>
    <w:p w14:paraId="67A2C17D" w14:textId="77777777" w:rsidR="00F23A19" w:rsidRPr="007F7FEB" w:rsidRDefault="00F23A19" w:rsidP="00EE5081">
      <w:pPr>
        <w:pStyle w:val="Titre2"/>
        <w:sectPr w:rsidR="00F23A19" w:rsidRPr="007F7FEB"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Pr="004D192D" w:rsidRDefault="000C0F9C" w:rsidP="00EE5081">
      <w:pPr>
        <w:pStyle w:val="Titre2"/>
      </w:pPr>
      <w:bookmarkStart w:id="22" w:name="_Toc532721071"/>
      <w:r w:rsidRPr="004D192D">
        <w:lastRenderedPageBreak/>
        <w:t>VTX</w:t>
      </w:r>
      <w:bookmarkEnd w:id="22"/>
    </w:p>
    <w:p w14:paraId="10F34C89" w14:textId="0E9C71D5" w:rsidR="000C0F9C" w:rsidRPr="007F7FEB" w:rsidRDefault="000C0F9C" w:rsidP="00EE5081">
      <w:pPr>
        <w:pStyle w:val="Titre3"/>
      </w:pPr>
      <w:bookmarkStart w:id="23" w:name="_Toc532721072"/>
      <w:r w:rsidRPr="007F7FEB">
        <w:t>Introduction</w:t>
      </w:r>
      <w:bookmarkEnd w:id="23"/>
    </w:p>
    <w:p w14:paraId="60CBE674" w14:textId="6AE4E73E" w:rsidR="000C0F9C" w:rsidRPr="007F7FEB" w:rsidRDefault="000C0F9C" w:rsidP="00A00A7A">
      <w:r w:rsidRPr="007F7FEB">
        <w:t xml:space="preserve">VTX est une entreprise qui occupe la télécommunication. La société a été </w:t>
      </w:r>
      <w:r w:rsidR="00DE1404" w:rsidRPr="007F7FEB">
        <w:t>fondée</w:t>
      </w:r>
      <w:r w:rsidRPr="007F7FEB">
        <w:t xml:space="preserve"> en 198</w:t>
      </w:r>
      <w:r w:rsidR="005428AB" w:rsidRPr="007F7FEB">
        <w:t xml:space="preserve">9 et son nom signifie Videotex. </w:t>
      </w:r>
      <w:r w:rsidRPr="007F7FEB">
        <w:t xml:space="preserve">Le siège est à Pully et nous avons d’autre succursale </w:t>
      </w:r>
      <w:r w:rsidR="00DE1404" w:rsidRPr="007F7FEB">
        <w:t>à</w:t>
      </w:r>
      <w:r w:rsidRPr="007F7FEB">
        <w:t xml:space="preserve"> Genève, Sion et Bâle.</w:t>
      </w:r>
    </w:p>
    <w:p w14:paraId="0954E34F" w14:textId="77777777" w:rsidR="000C0F9C" w:rsidRPr="007F7FEB" w:rsidRDefault="000C0F9C" w:rsidP="00A00A7A">
      <w:r w:rsidRPr="007F7FEB">
        <w:t>Nous fournissons :</w:t>
      </w:r>
    </w:p>
    <w:p w14:paraId="18A10825" w14:textId="77777777" w:rsidR="000C0F9C" w:rsidRPr="007F7FEB" w:rsidRDefault="000C0F9C" w:rsidP="00A00A7A">
      <w:pPr>
        <w:pStyle w:val="Paragraphedeliste"/>
        <w:numPr>
          <w:ilvl w:val="0"/>
          <w:numId w:val="8"/>
        </w:numPr>
      </w:pPr>
      <w:r w:rsidRPr="007F7FEB">
        <w:t>Internet</w:t>
      </w:r>
    </w:p>
    <w:p w14:paraId="74C240FD" w14:textId="491E709D" w:rsidR="000C0F9C" w:rsidRPr="007F7FEB" w:rsidRDefault="000C0F9C" w:rsidP="00A00A7A">
      <w:pPr>
        <w:pStyle w:val="Paragraphedeliste"/>
        <w:numPr>
          <w:ilvl w:val="0"/>
          <w:numId w:val="8"/>
        </w:numPr>
      </w:pPr>
      <w:r w:rsidRPr="007F7FEB">
        <w:t>Téléphonie</w:t>
      </w:r>
    </w:p>
    <w:p w14:paraId="5B442A09" w14:textId="45CC480F" w:rsidR="000C0F9C" w:rsidRPr="007F7FEB" w:rsidRDefault="000C0F9C" w:rsidP="00A00A7A">
      <w:pPr>
        <w:pStyle w:val="Paragraphedeliste"/>
        <w:numPr>
          <w:ilvl w:val="0"/>
          <w:numId w:val="8"/>
        </w:numPr>
      </w:pPr>
      <w:r w:rsidRPr="007F7FEB">
        <w:t>Nom de domaine</w:t>
      </w:r>
    </w:p>
    <w:p w14:paraId="610D8C7C" w14:textId="174ED192" w:rsidR="000C0F9C" w:rsidRPr="007F7FEB" w:rsidRDefault="000C0F9C" w:rsidP="00A00A7A">
      <w:pPr>
        <w:pStyle w:val="Paragraphedeliste"/>
        <w:numPr>
          <w:ilvl w:val="0"/>
          <w:numId w:val="8"/>
        </w:numPr>
      </w:pPr>
      <w:r w:rsidRPr="007F7FEB">
        <w:t>Hébergement</w:t>
      </w:r>
    </w:p>
    <w:p w14:paraId="5FD35C7E" w14:textId="5F7820CF" w:rsidR="000C0F9C" w:rsidRPr="007F7FEB" w:rsidRDefault="000C0F9C" w:rsidP="00A00A7A">
      <w:pPr>
        <w:pStyle w:val="Paragraphedeliste"/>
        <w:numPr>
          <w:ilvl w:val="0"/>
          <w:numId w:val="8"/>
        </w:numPr>
      </w:pPr>
      <w:r w:rsidRPr="007F7FEB">
        <w:t>Mail</w:t>
      </w:r>
    </w:p>
    <w:p w14:paraId="4A9039BF" w14:textId="7DD64E4F" w:rsidR="000C0F9C" w:rsidRPr="007F7FEB" w:rsidRDefault="000C0F9C" w:rsidP="00A00A7A">
      <w:pPr>
        <w:pStyle w:val="Paragraphedeliste"/>
        <w:numPr>
          <w:ilvl w:val="0"/>
          <w:numId w:val="8"/>
        </w:numPr>
      </w:pPr>
      <w:r w:rsidRPr="007F7FEB">
        <w:t>Sécurité de réseau informatique</w:t>
      </w:r>
    </w:p>
    <w:p w14:paraId="1A04246A" w14:textId="4ED3FC44" w:rsidR="000C0F9C" w:rsidRPr="007F7FEB" w:rsidRDefault="000C0F9C" w:rsidP="00A00A7A">
      <w:pPr>
        <w:pStyle w:val="Paragraphedeliste"/>
        <w:numPr>
          <w:ilvl w:val="0"/>
          <w:numId w:val="8"/>
        </w:numPr>
      </w:pPr>
      <w:r w:rsidRPr="007F7FEB">
        <w:t>Télévision</w:t>
      </w:r>
    </w:p>
    <w:p w14:paraId="2BF5A9AF" w14:textId="77777777" w:rsidR="000C0F9C" w:rsidRPr="007F7FEB" w:rsidRDefault="000C0F9C" w:rsidP="00A00A7A">
      <w:pPr>
        <w:pStyle w:val="Paragraphedeliste"/>
        <w:numPr>
          <w:ilvl w:val="0"/>
          <w:numId w:val="8"/>
        </w:numPr>
      </w:pPr>
      <w:r w:rsidRPr="007F7FEB">
        <w:t>Cloud</w:t>
      </w:r>
    </w:p>
    <w:p w14:paraId="0A7B7ABD" w14:textId="721B87C7" w:rsidR="00975EB0" w:rsidRPr="007F7FEB" w:rsidRDefault="00975EB0" w:rsidP="00EE5081">
      <w:pPr>
        <w:pStyle w:val="Titre3"/>
      </w:pPr>
      <w:bookmarkStart w:id="24" w:name="_Toc532721073"/>
      <w:r w:rsidRPr="007F7FEB">
        <w:t>Les techniques utilisées</w:t>
      </w:r>
      <w:bookmarkEnd w:id="24"/>
    </w:p>
    <w:p w14:paraId="3E20682C" w14:textId="5B7F4DCF" w:rsidR="000C0F9C" w:rsidRPr="007F7FEB" w:rsidRDefault="000C0F9C" w:rsidP="00A00A7A">
      <w:r w:rsidRPr="007F7FEB">
        <w:t>Pour conserver nos données nous utilisons comme technologie Bacula / Veam et notre hardware est du NetApp.</w:t>
      </w:r>
      <w:r w:rsidRPr="007F7FEB">
        <w:br/>
        <w:t>Le toute est conservé en VHD.</w:t>
      </w:r>
    </w:p>
    <w:p w14:paraId="7C492CB5" w14:textId="47CC2D54" w:rsidR="000C0F9C" w:rsidRPr="007F7FEB" w:rsidRDefault="000C0F9C" w:rsidP="00A00A7A">
      <w:r w:rsidRPr="007F7FEB">
        <w:t>Nous enregistrons toutes les 3 semaines en bande magnétique en cas d’attaque grave via un ransomware.</w:t>
      </w:r>
      <w:r w:rsidRPr="007F7FEB">
        <w:br/>
      </w:r>
      <w:r w:rsidRPr="007F7FEB">
        <w:br/>
        <w:t xml:space="preserve">Nos donnée son sécurisé physiquement par </w:t>
      </w:r>
      <w:r w:rsidR="005C5226" w:rsidRPr="007F7FEB">
        <w:t>un lieu inconnu</w:t>
      </w:r>
      <w:r w:rsidRPr="007F7FEB">
        <w:t xml:space="preserve"> et ne sont accessible que par l’équipe qui s’occupe des backups.</w:t>
      </w:r>
    </w:p>
    <w:p w14:paraId="1E451BF5" w14:textId="141DFB85" w:rsidR="000C0F9C" w:rsidRPr="007F7FEB" w:rsidRDefault="000C0F9C" w:rsidP="00A00A7A">
      <w:r w:rsidRPr="007F7FEB">
        <w:t>Les sauvegardes se font toutes les 8 heures et son sauvegarder sur plusieurs de nos Datacenter.</w:t>
      </w:r>
    </w:p>
    <w:p w14:paraId="5C4E57C0" w14:textId="22BB0E06" w:rsidR="000C0F9C" w:rsidRPr="007F7FEB" w:rsidRDefault="000C0F9C" w:rsidP="00A00A7A">
      <w:r w:rsidRPr="007F7FEB">
        <w:t xml:space="preserve">En cas de récupération de nos données, nous envoyons des mails à tous nos clients via un système automatique en 48 heures. Si non avons leurs portables dans la base de </w:t>
      </w:r>
      <w:r w:rsidR="005C5226" w:rsidRPr="007F7FEB">
        <w:t>données</w:t>
      </w:r>
      <w:r w:rsidRPr="007F7FEB">
        <w:t xml:space="preserve"> le programme leurs envoie aussi un SMS.</w:t>
      </w:r>
      <w:r w:rsidRPr="007F7FEB">
        <w:br/>
      </w:r>
      <w:r w:rsidRPr="007F7FEB">
        <w:br/>
        <w:t xml:space="preserve">Ensuite VTX au niveau de la LPD et le RGPD se situe dans les entreprises ou cette protection doit s’appliqué de façons la plus rigoureuse, dû au fait qu’elle détient l’intégralité </w:t>
      </w:r>
      <w:r w:rsidR="005C5226" w:rsidRPr="007F7FEB">
        <w:t>des données</w:t>
      </w:r>
      <w:r w:rsidRPr="007F7FEB">
        <w:t xml:space="preserve"> personnel des clients.</w:t>
      </w:r>
    </w:p>
    <w:p w14:paraId="5EA5D283" w14:textId="7097439A" w:rsidR="00BB6AF6" w:rsidRPr="007F7FEB" w:rsidRDefault="000C0F9C" w:rsidP="00A00A7A">
      <w:r w:rsidRPr="007F7FEB">
        <w:t>Nous avons par exemple des mesures ou le renouvellement de mot de passe n’est même plus visible pour les employés concernés aux bouts de 24 heures.</w:t>
      </w:r>
    </w:p>
    <w:p w14:paraId="23CC66AC" w14:textId="77777777" w:rsidR="00C92CCB" w:rsidRPr="007F7FEB" w:rsidRDefault="00C92CCB" w:rsidP="00A00A7A">
      <w:pPr>
        <w:pStyle w:val="Titre"/>
        <w:sectPr w:rsidR="00C92CCB" w:rsidRPr="007F7FE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Pr="007F7FEB" w:rsidRDefault="00296BCE" w:rsidP="00A00A7A">
      <w:pPr>
        <w:pStyle w:val="Titre"/>
      </w:pPr>
      <w:r w:rsidRPr="007F7FEB">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rsidRPr="007F7FEB">
        <w:t>Université de Lausanne</w:t>
      </w:r>
      <w:r w:rsidR="00BB6AF6" w:rsidRPr="007F7FEB">
        <w:br w:type="page"/>
      </w:r>
    </w:p>
    <w:p w14:paraId="4F7505CA" w14:textId="77777777" w:rsidR="00C92CCB" w:rsidRPr="007F7FEB" w:rsidRDefault="00C92CCB" w:rsidP="00EE5081">
      <w:pPr>
        <w:pStyle w:val="Titre2"/>
        <w:sectPr w:rsidR="00C92CCB" w:rsidRPr="007F7FE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4D461A27" w:rsidR="00CA62F9" w:rsidRPr="004D192D" w:rsidRDefault="00CA62F9" w:rsidP="00EE5081">
      <w:pPr>
        <w:pStyle w:val="Titre2"/>
      </w:pPr>
      <w:bookmarkStart w:id="25" w:name="_Toc530150123"/>
      <w:bookmarkStart w:id="26" w:name="_Toc532721074"/>
      <w:r w:rsidRPr="004D192D">
        <w:lastRenderedPageBreak/>
        <w:t>Université de Lausanne</w:t>
      </w:r>
      <w:bookmarkEnd w:id="25"/>
      <w:bookmarkEnd w:id="26"/>
    </w:p>
    <w:p w14:paraId="42625FD9" w14:textId="77777777" w:rsidR="00CA62F9" w:rsidRPr="00EE5081" w:rsidRDefault="00CA62F9" w:rsidP="00EE5081">
      <w:pPr>
        <w:pStyle w:val="Titre3"/>
      </w:pPr>
      <w:bookmarkStart w:id="27" w:name="_Toc530150124"/>
      <w:bookmarkStart w:id="28" w:name="_Toc532721075"/>
      <w:r w:rsidRPr="00EE5081">
        <w:t>Présentation entreprise</w:t>
      </w:r>
      <w:bookmarkEnd w:id="27"/>
      <w:bookmarkEnd w:id="28"/>
    </w:p>
    <w:p w14:paraId="5303E2A5" w14:textId="77777777" w:rsidR="00CA62F9" w:rsidRPr="007F7FEB" w:rsidRDefault="00CA62F9" w:rsidP="00A00A7A">
      <w:r w:rsidRPr="007F7FEB">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l’une des plus vieilles sociétés de Suisse. Nous respectons la LPD et la GDPR, car nous avons des employés qui habitent sur le territoire européen (hors suisse).</w:t>
      </w:r>
    </w:p>
    <w:p w14:paraId="571AB379" w14:textId="77777777" w:rsidR="00CA62F9" w:rsidRPr="007F7FEB" w:rsidRDefault="00CA62F9" w:rsidP="00A00A7A"/>
    <w:p w14:paraId="36641980" w14:textId="77777777" w:rsidR="00CA62F9" w:rsidRPr="007F7FEB" w:rsidRDefault="00CA62F9" w:rsidP="00EE5081">
      <w:pPr>
        <w:pStyle w:val="Titre3"/>
      </w:pPr>
      <w:bookmarkStart w:id="29" w:name="_Toc530150125"/>
      <w:bookmarkStart w:id="30" w:name="_Toc532721076"/>
      <w:r w:rsidRPr="007F7FEB">
        <w:t>Présentation du système</w:t>
      </w:r>
      <w:bookmarkEnd w:id="29"/>
      <w:bookmarkEnd w:id="30"/>
      <w:r w:rsidRPr="007F7FEB">
        <w:t xml:space="preserve"> </w:t>
      </w:r>
    </w:p>
    <w:p w14:paraId="39331699" w14:textId="77777777" w:rsidR="00CA62F9" w:rsidRPr="007F7FEB" w:rsidRDefault="00CA62F9" w:rsidP="00A00A7A">
      <w:r w:rsidRPr="007F7FEB">
        <w:t>Les systèmes sont distribués sur trois centres de calculs répartis sur le campus de l’Université de Lausanne. On peut distinguer trois familles d’équipement :</w:t>
      </w:r>
    </w:p>
    <w:p w14:paraId="77F6AFEA" w14:textId="77777777" w:rsidR="00CA62F9" w:rsidRPr="007F7FEB" w:rsidDel="00BF3728" w:rsidRDefault="00CA62F9" w:rsidP="00A00A7A">
      <w:pPr>
        <w:rPr>
          <w:del w:id="31" w:author="Dylan Métral" w:date="2018-11-16T16:38:00Z"/>
        </w:rPr>
      </w:pPr>
    </w:p>
    <w:p w14:paraId="4DC79706" w14:textId="77777777" w:rsidR="00CA62F9" w:rsidRPr="007F7FEB" w:rsidRDefault="00CA62F9" w:rsidP="00A00A7A">
      <w:r w:rsidRPr="007F7FEB">
        <w:t xml:space="preserve">Serveur virtuel &amp; SAN : Il existe 650 serveurs virtuels hébergé sur 14 hosts vxrail connecté à un SAN ceci dupliqué sur deux sites. Cela représente 180TB de données pour les SAN et 112Tb de données pour les serveurs. </w:t>
      </w:r>
    </w:p>
    <w:p w14:paraId="7CF9941F" w14:textId="77777777" w:rsidR="00CA62F9" w:rsidRPr="007F7FEB" w:rsidDel="00BF3728" w:rsidRDefault="00CA62F9" w:rsidP="00A00A7A">
      <w:pPr>
        <w:rPr>
          <w:del w:id="32" w:author="Dylan Métral" w:date="2018-11-16T16:42:00Z"/>
        </w:rPr>
      </w:pPr>
    </w:p>
    <w:p w14:paraId="0DB46C64" w14:textId="77777777" w:rsidR="00CA62F9" w:rsidRPr="007F7FEB" w:rsidRDefault="00CA62F9" w:rsidP="00A00A7A">
      <w:r w:rsidRPr="007F7FEB">
        <w:t>NAS : Deux NAS fournissent un stockage de 1.26Pb aux utilisateurs.</w:t>
      </w:r>
    </w:p>
    <w:p w14:paraId="5DAEE702" w14:textId="77777777" w:rsidR="00CA62F9" w:rsidRPr="007F7FEB" w:rsidDel="005849B9" w:rsidRDefault="00CA62F9" w:rsidP="00A00A7A">
      <w:pPr>
        <w:rPr>
          <w:del w:id="33" w:author="Marc-André Baillifard" w:date="2018-11-16T15:11:00Z"/>
        </w:rPr>
      </w:pPr>
    </w:p>
    <w:p w14:paraId="19E117CA" w14:textId="77777777" w:rsidR="00CA62F9" w:rsidRPr="007F7FEB" w:rsidRDefault="00CA62F9" w:rsidP="00A00A7A">
      <w:r w:rsidRPr="007F7FEB">
        <w:t xml:space="preserve">Postes individuels : Il y a environ 5'000 postes de travail à travers le campus. </w:t>
      </w:r>
    </w:p>
    <w:p w14:paraId="6B5A4E9C" w14:textId="77777777" w:rsidR="00CA62F9" w:rsidRPr="007F7FEB" w:rsidRDefault="00CA62F9" w:rsidP="00EE5081">
      <w:pPr>
        <w:pStyle w:val="Titre3"/>
      </w:pPr>
      <w:bookmarkStart w:id="34" w:name="_Toc530150126"/>
      <w:bookmarkStart w:id="35" w:name="_Toc532721077"/>
      <w:r w:rsidRPr="007F7FEB">
        <w:t>Problématique</w:t>
      </w:r>
      <w:bookmarkEnd w:id="34"/>
      <w:bookmarkEnd w:id="35"/>
    </w:p>
    <w:p w14:paraId="0286B9A7" w14:textId="77777777" w:rsidR="00CA62F9" w:rsidRPr="007F7FEB" w:rsidRDefault="00CA62F9" w:rsidP="00A00A7A">
      <w:r w:rsidRPr="007F7FEB">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7F7FEB" w:rsidRDefault="00CA62F9" w:rsidP="00A00A7A">
      <w:r w:rsidRPr="007F7FEB">
        <w:t>Pour cela, L’UNIL applique la règle 3-2-1 qui consiste à garder trois copies des données, l’original et 2 jeux de données qui sont stockées sur 2 médias différents avec une copie qui se trouve en dehors de l’entreprise. Voici les solutions misent en place pour se prémunir des problèmes cités plus haut :</w:t>
      </w:r>
    </w:p>
    <w:p w14:paraId="07EAD0B6" w14:textId="77777777" w:rsidR="00CA62F9" w:rsidRPr="007F7FEB" w:rsidRDefault="00CA62F9" w:rsidP="00EE5081">
      <w:pPr>
        <w:pStyle w:val="Titre4"/>
      </w:pPr>
      <w:bookmarkStart w:id="36" w:name="_Toc530150127"/>
      <w:bookmarkStart w:id="37" w:name="_Toc532721078"/>
      <w:r w:rsidRPr="007F7FEB">
        <w:t>Hardware</w:t>
      </w:r>
      <w:bookmarkEnd w:id="36"/>
      <w:bookmarkEnd w:id="37"/>
    </w:p>
    <w:p w14:paraId="56557C78" w14:textId="77777777" w:rsidR="00CA62F9" w:rsidRPr="007F7FEB" w:rsidRDefault="00CA62F9" w:rsidP="00EE5081">
      <w:pPr>
        <w:pStyle w:val="Titre5"/>
        <w:numPr>
          <w:ilvl w:val="0"/>
          <w:numId w:val="17"/>
        </w:numPr>
      </w:pPr>
      <w:r w:rsidRPr="007F7FEB">
        <w:t>Serveur</w:t>
      </w:r>
    </w:p>
    <w:p w14:paraId="2894F88A" w14:textId="77777777" w:rsidR="00CA62F9" w:rsidRPr="007F7FEB" w:rsidRDefault="00CA62F9" w:rsidP="00A00A7A">
      <w:r w:rsidRPr="007F7FEB">
        <w:t xml:space="preserve">Les deux serveurs SAN sont montés en mode raid 51. C’est-à-dire que sur deux sites, les SAN sont en RAID5 et la réplication entre eux est un RAID1 (miroir) sur le SAN qui se trouve sur le site2.  De cette façon, nous avons une protection accrue des données, car nous pouvons perdre un SAN complet, mais les données seront toujours préservées sur l’autre site. </w:t>
      </w:r>
    </w:p>
    <w:p w14:paraId="760F9D1F" w14:textId="77777777" w:rsidR="00CA62F9" w:rsidRPr="007F7FEB" w:rsidRDefault="00CA62F9" w:rsidP="00EE5081">
      <w:pPr>
        <w:pStyle w:val="Titre5"/>
        <w:numPr>
          <w:ilvl w:val="0"/>
          <w:numId w:val="17"/>
        </w:numPr>
      </w:pPr>
      <w:r w:rsidRPr="007F7FEB">
        <w:t>NAS</w:t>
      </w:r>
    </w:p>
    <w:p w14:paraId="500BAA0B" w14:textId="77777777" w:rsidR="00CA62F9" w:rsidRPr="007F7FEB" w:rsidRDefault="00CA62F9" w:rsidP="00A00A7A">
      <w:r w:rsidRPr="007F7FEB">
        <w:t>Les deux NAS sont construit en cluster</w:t>
      </w:r>
      <w:r w:rsidRPr="007F7FEB">
        <w:rPr>
          <w:rStyle w:val="Appelnotedebasdep"/>
        </w:rPr>
        <w:footnoteReference w:id="1"/>
      </w:r>
      <w:r w:rsidRPr="007F7FEB">
        <w:t>, c’est-à-dire qu’un NAS dispose de plusieurs nœuds</w:t>
      </w:r>
      <w:r w:rsidRPr="007F7FEB">
        <w:rPr>
          <w:rStyle w:val="Appelnotedebasdep"/>
        </w:rPr>
        <w:footnoteReference w:id="2"/>
      </w:r>
      <w:r w:rsidRPr="007F7FEB">
        <w:t xml:space="preserve"> qui forment un seul système de fichiers. Les utilisateurs n’ont pas la perception des espaces de stockages et ne peuvent pas déterminer sur quel disque dur sont disposés leurs </w:t>
      </w:r>
      <w:r w:rsidRPr="007F7FEB">
        <w:lastRenderedPageBreak/>
        <w:t>documents. Lorsqu’on introduit un fichier dans le NAS, il est découpé en bloc et est répliqué plusieurs fois entre les différents nœuds. Grâce à cette méthode, les fichiers restent accessible en haute-disponibilité et cela évite une surcharge des serveurs et augmente les performances, car les nœuds se réparties le travail. Un calcul de signature est fait pour arranger les différents blocs afin de retrouver les données. La donnée est alors répliquée en forme de bloc et elle est redondante. Si un nœud vient à tomber en panne, la donnée se retrouvera dans un autre nœud et sera retrouvée grâce à la parité.</w:t>
      </w:r>
    </w:p>
    <w:p w14:paraId="6A874488" w14:textId="77777777" w:rsidR="00CA62F9" w:rsidRPr="007F7FEB" w:rsidRDefault="00CA62F9" w:rsidP="00A00A7A">
      <w:r w:rsidRPr="007F7FEB">
        <w:t xml:space="preserve">De plus, Le cluster primaire est répliqué de manière asynchrone toutes les 4 heures sur le cluster secondaire disponible dans un autre lieu sur le campus. Le second cluster est accessible qu’en read-only afin que les fichiers ne soient pas modifiables. Si le cluster primaire venait à tomber en panne, nous pourrons basculer les utilisateurs sur le cluster secondaire. Par la suite, il faudra reconstruire le cluster primaire et le resynchroniser avec les données du cluster secondaire. </w:t>
      </w:r>
    </w:p>
    <w:p w14:paraId="625CFBC2" w14:textId="77777777" w:rsidR="00CA62F9" w:rsidRPr="00EE5081" w:rsidRDefault="00CA62F9" w:rsidP="00EE5081">
      <w:pPr>
        <w:pStyle w:val="Titre5"/>
      </w:pPr>
      <w:r w:rsidRPr="00EE5081">
        <w:t>Individuel</w:t>
      </w:r>
    </w:p>
    <w:p w14:paraId="24331FF7" w14:textId="77777777" w:rsidR="00CA62F9" w:rsidRPr="007F7FEB" w:rsidRDefault="00CA62F9" w:rsidP="00A00A7A">
      <w:r w:rsidRPr="007F7FEB">
        <w:t xml:space="preserve">Les postes de travail individuel peuvent être, selon les choix du collaborateur, sauvegardés chaque jour avec le logiciel Crash Plan. Sur les 5'000 machines que possède l’UNIL, seulement 200 machines utilisent cette solution. Le faible nombre de postes de travail qui sauvegarde leur machine s’explique, car les utilisateurs enregistrent leurs données sur les serveurs. La rétention des documents avec ce logiciel est de 3 mois. De cette façon, nous nous préservons de la défaille d’un disque dur d’un poste de travail. </w:t>
      </w:r>
    </w:p>
    <w:p w14:paraId="585DFC14" w14:textId="77777777" w:rsidR="00CA62F9" w:rsidRPr="00EE5081" w:rsidRDefault="00CA62F9" w:rsidP="00EE5081">
      <w:pPr>
        <w:pStyle w:val="Titre4"/>
      </w:pPr>
      <w:bookmarkStart w:id="38" w:name="_Toc530150128"/>
      <w:bookmarkStart w:id="39" w:name="_Toc532721079"/>
      <w:r w:rsidRPr="00EE5081">
        <w:t>Humaine</w:t>
      </w:r>
      <w:bookmarkEnd w:id="38"/>
      <w:bookmarkEnd w:id="39"/>
    </w:p>
    <w:p w14:paraId="289C71B2" w14:textId="77777777" w:rsidR="00CA62F9" w:rsidRPr="007F7FEB" w:rsidRDefault="00CA62F9" w:rsidP="00EE5081">
      <w:pPr>
        <w:pStyle w:val="Titre5"/>
      </w:pPr>
      <w:r w:rsidRPr="007F7FEB">
        <w:t>Protection contre la malveillance</w:t>
      </w:r>
    </w:p>
    <w:p w14:paraId="14C278C2" w14:textId="77777777" w:rsidR="00CA62F9" w:rsidRPr="007F7FEB" w:rsidRDefault="00CA62F9" w:rsidP="00A00A7A">
      <w:r w:rsidRPr="007F7FEB">
        <w:t xml:space="preserve">Afin d’éviter qu’un employé supprime l’ensemble des sauvegardes faites par l’UNIL, l’accès de ses données est restreint à 2 personnes. L’un détient la clé pour accéder aux sauvegardes des machines virtualisées et la seconde personne ne détient que les sauvegardes des fichiers. De cette façon, une seule et même personne ne pourrait pas détruire l’ensemble des données stockées de l’UNIL. L’accès des centres de calculs est protégé par un système de badge. </w:t>
      </w:r>
    </w:p>
    <w:p w14:paraId="039F5BB5" w14:textId="77777777" w:rsidR="00CA62F9" w:rsidRPr="007F7FEB" w:rsidRDefault="00CA62F9" w:rsidP="00EE5081">
      <w:pPr>
        <w:pStyle w:val="Titre5"/>
      </w:pPr>
      <w:r w:rsidRPr="007F7FEB">
        <w:t>Erreurs humaines</w:t>
      </w:r>
    </w:p>
    <w:p w14:paraId="138DEF32" w14:textId="77777777" w:rsidR="00CA62F9" w:rsidRPr="007F7FEB" w:rsidRDefault="00CA62F9" w:rsidP="00A00A7A">
      <w:pPr>
        <w:rPr>
          <w:lang w:val="fr-FR"/>
        </w:rPr>
      </w:pPr>
      <w:r w:rsidRPr="007F7FEB">
        <w:rPr>
          <w:lang w:val="fr-FR"/>
        </w:rPr>
        <w:t>Une sauvegarde des fichiers est effectuée 2 fois par jour, à midi et le soir. Le fichier antécédent est alors disponible via l’historique des fichiers Windows. L</w:t>
      </w:r>
      <w:r w:rsidRPr="007F7FEB">
        <w:t>a rétention des copies est de trois mois.</w:t>
      </w:r>
    </w:p>
    <w:p w14:paraId="471E0CBB" w14:textId="77777777" w:rsidR="00CA62F9" w:rsidRPr="007F7FEB" w:rsidRDefault="00CA62F9" w:rsidP="00EE5081">
      <w:pPr>
        <w:pStyle w:val="Titre4"/>
      </w:pPr>
      <w:bookmarkStart w:id="40" w:name="_Toc530150129"/>
      <w:bookmarkStart w:id="41" w:name="_Toc532721080"/>
      <w:r w:rsidRPr="007F7FEB">
        <w:t>Évènement majeur</w:t>
      </w:r>
      <w:bookmarkEnd w:id="40"/>
      <w:bookmarkEnd w:id="41"/>
      <w:r w:rsidRPr="007F7FEB">
        <w:t xml:space="preserve"> </w:t>
      </w:r>
    </w:p>
    <w:p w14:paraId="66DB4B48" w14:textId="3861C74B" w:rsidR="00CA62F9" w:rsidRPr="007F7FEB" w:rsidRDefault="00CA62F9" w:rsidP="00A00A7A">
      <w:r w:rsidRPr="007F7FEB">
        <w:t xml:space="preserve">Il se peut qu’une catastrophe naturelle ou un incendie se produise sur le campus, les données sont alors sauvegardées sur des disques et exportées sur un lieu externe de manière physique. Cette sauvegarde est aussi offline, elle n’est pas accessible via le réseau pour éviter tout accès par l’extérieur. La </w:t>
      </w:r>
      <w:r w:rsidR="004D192D" w:rsidRPr="007F7FEB">
        <w:t>sauvegarde est</w:t>
      </w:r>
      <w:r w:rsidRPr="007F7FEB">
        <w:t xml:space="preserve"> une « incremental-forever backup</w:t>
      </w:r>
      <w:r w:rsidRPr="007F7FEB">
        <w:rPr>
          <w:rStyle w:val="Appelnotedebasdep"/>
        </w:rPr>
        <w:footnoteReference w:id="3"/>
      </w:r>
      <w:r w:rsidRPr="007F7FEB">
        <w:t xml:space="preserve"> », elle est effectuée chaque mois et est stocké sur un serveur Linux en dehors du campus. La sauvegarde est alors conservée pour toujours et elle est utilisée en dernier recours. </w:t>
      </w:r>
    </w:p>
    <w:p w14:paraId="05E3F1D6" w14:textId="77777777" w:rsidR="00CA62F9" w:rsidRPr="007F7FEB" w:rsidRDefault="00CA62F9" w:rsidP="00A00A7A"/>
    <w:p w14:paraId="14C148B4" w14:textId="77777777" w:rsidR="00CA62F9" w:rsidRPr="007F7FEB" w:rsidRDefault="00CA62F9" w:rsidP="00EE5081">
      <w:pPr>
        <w:pStyle w:val="Titre4"/>
      </w:pPr>
      <w:bookmarkStart w:id="42" w:name="_Toc530150130"/>
      <w:bookmarkStart w:id="43" w:name="_Toc532721081"/>
      <w:r w:rsidRPr="007F7FEB">
        <w:lastRenderedPageBreak/>
        <w:t>Archivage</w:t>
      </w:r>
      <w:bookmarkEnd w:id="42"/>
      <w:bookmarkEnd w:id="43"/>
    </w:p>
    <w:p w14:paraId="560EF070" w14:textId="77777777" w:rsidR="00CA62F9" w:rsidRPr="007F7FEB" w:rsidRDefault="00CA62F9" w:rsidP="00A00A7A">
      <w:r w:rsidRPr="007F7FEB">
        <w:t>La quantité de données de l’UNIL à sauvegarder étant conséquente, nous utilisons la déduplication pour compresser les données. Ce système est assez pratique et permet de gagner énormément d’espace, le gain d’espace est tel que les données sont de 50x à 70x fois plus légère.  Il permet de mettre ensemble les blocs qui se répètent, et un index est créé pour indiquer où se trouve-le ou les bloc/s compressé/s.</w:t>
      </w:r>
    </w:p>
    <w:p w14:paraId="162AEABB" w14:textId="77777777" w:rsidR="00CA62F9" w:rsidRPr="007F7FEB" w:rsidRDefault="00CA62F9" w:rsidP="00A00A7A">
      <w:r w:rsidRPr="007F7FEB">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7F7FEB">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7F7FEB" w:rsidRDefault="00CA62F9" w:rsidP="00A00A7A">
      <w:pPr>
        <w:rPr>
          <w:lang w:val="fr-FR"/>
        </w:rPr>
      </w:pPr>
      <w:r w:rsidRPr="007F7FEB">
        <w:t xml:space="preserve">Figure 1 et 2 : </w:t>
      </w:r>
      <w:r w:rsidRPr="007F7FEB">
        <w:rPr>
          <w:lang w:val="fr-FR"/>
        </w:rPr>
        <w:t>https://all-it-network.com/deduplication/</w:t>
      </w:r>
    </w:p>
    <w:p w14:paraId="33721E8E" w14:textId="77777777" w:rsidR="00CA62F9" w:rsidRPr="007F7FEB" w:rsidRDefault="00CA62F9" w:rsidP="00A00A7A"/>
    <w:p w14:paraId="3C0B01BB" w14:textId="77777777" w:rsidR="00CA62F9" w:rsidRPr="007F7FEB" w:rsidRDefault="00CA62F9" w:rsidP="00EE5081">
      <w:pPr>
        <w:pStyle w:val="Titre3"/>
      </w:pPr>
      <w:bookmarkStart w:id="44" w:name="_Toc530150131"/>
      <w:bookmarkStart w:id="45" w:name="_Toc532721082"/>
      <w:r w:rsidRPr="007F7FEB">
        <w:t>Les stratégies de sauvegardes</w:t>
      </w:r>
      <w:bookmarkEnd w:id="44"/>
      <w:bookmarkEnd w:id="45"/>
    </w:p>
    <w:p w14:paraId="0D4E3C1A" w14:textId="77777777" w:rsidR="00CA62F9" w:rsidRPr="007F7FEB" w:rsidRDefault="00CA62F9" w:rsidP="00A00A7A">
      <w:r w:rsidRPr="007F7FEB">
        <w:t xml:space="preserve">L’UNIL utilise deux logiciels pour effectuer les sauvegardes des différents serveurs (serveur, serveur virtualisé, serveur de fichier). </w:t>
      </w:r>
    </w:p>
    <w:p w14:paraId="0D646AC5" w14:textId="77777777" w:rsidR="00CA62F9" w:rsidRPr="007F7FEB" w:rsidRDefault="00CA62F9" w:rsidP="00EE5081">
      <w:pPr>
        <w:pStyle w:val="Titre4"/>
      </w:pPr>
      <w:bookmarkStart w:id="46" w:name="_Toc530150132"/>
      <w:bookmarkStart w:id="47" w:name="_Toc532721083"/>
      <w:r w:rsidRPr="007F7FEB">
        <w:t>Cohesity</w:t>
      </w:r>
      <w:bookmarkEnd w:id="46"/>
      <w:bookmarkEnd w:id="47"/>
    </w:p>
    <w:p w14:paraId="6060B951" w14:textId="77777777" w:rsidR="00CA62F9" w:rsidRPr="007F7FEB" w:rsidRDefault="00CA62F9" w:rsidP="00A00A7A">
      <w:r w:rsidRPr="007F7FEB">
        <w:t>Le logiciel Cohesity est utilisé pour les sauvegardes ponctuelles des 650 machines et machines virtualisées. Il effectue une image de chaque VMs de manière quotidienne en incrémental, sauf le samedi où il effectue une sauvegarde complète. Les sauvegardes incrémentales se font par un système CBT(Change Block Tracking), où les données sont enregistrées sous forme de blocs, seuls les blocs qui ont changé sont sauvegardés. Les sauvegardes effectuées par Cohesity passent par une connexion dédiée uniquement aux sauvegardes afin d’avoir une sécurité contre une attaque extérieure.</w:t>
      </w:r>
    </w:p>
    <w:p w14:paraId="79B249A4" w14:textId="77777777" w:rsidR="00CA62F9" w:rsidRPr="007F7FEB" w:rsidRDefault="00CA62F9" w:rsidP="00A00A7A">
      <w:r w:rsidRPr="007F7FEB">
        <w:t>La rétention des sauvegardes est de 90 jours et le RPO maximum est de 24 heures.</w:t>
      </w:r>
    </w:p>
    <w:p w14:paraId="47C00406" w14:textId="77777777" w:rsidR="00CA62F9" w:rsidRPr="007F7FEB" w:rsidRDefault="00CA62F9" w:rsidP="00EE5081">
      <w:pPr>
        <w:pStyle w:val="Titre4"/>
      </w:pPr>
      <w:bookmarkStart w:id="48" w:name="_Toc530150133"/>
      <w:bookmarkStart w:id="49" w:name="_Toc532721084"/>
      <w:r w:rsidRPr="007F7FEB">
        <w:t>Networker</w:t>
      </w:r>
      <w:bookmarkEnd w:id="48"/>
      <w:bookmarkEnd w:id="49"/>
    </w:p>
    <w:p w14:paraId="2C67464D" w14:textId="77777777" w:rsidR="00CA62F9" w:rsidRPr="007F7FEB" w:rsidRDefault="00CA62F9" w:rsidP="00A00A7A">
      <w:r w:rsidRPr="007F7FEB">
        <w:t>Networker permet la sauvegarde de certaines bases de données au fil de l’eau et aussi de proposer une conservation jusqu’à trois mois des documents pour les serveurs.</w:t>
      </w:r>
    </w:p>
    <w:p w14:paraId="1100D5F0" w14:textId="77777777" w:rsidR="00CA62F9" w:rsidRPr="007F7FEB" w:rsidRDefault="00CA62F9" w:rsidP="00A00A7A">
      <w:r w:rsidRPr="007F7FEB">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Pr="007F7FEB" w:rsidRDefault="00CA62F9" w:rsidP="00A00A7A">
      <w:r w:rsidRPr="007F7FEB">
        <w:t>Il est également utilisé pour sauvegarder les données du serveur Microsoft exchange de manière particulière.</w:t>
      </w:r>
    </w:p>
    <w:p w14:paraId="15B0992D" w14:textId="77777777" w:rsidR="00CA62F9" w:rsidRPr="007F7FEB" w:rsidRDefault="00CA62F9" w:rsidP="00A00A7A">
      <w:r w:rsidRPr="007F7FEB">
        <w:t xml:space="preserve">Un Recover Point Objective (RPO) d’un maximum de 24 heures pour les fichiers et un RPO maximum de 8h pour les bases de données. </w:t>
      </w:r>
    </w:p>
    <w:p w14:paraId="32F10FD1" w14:textId="77777777" w:rsidR="00CA62F9" w:rsidRPr="007F7FEB" w:rsidRDefault="00CA62F9" w:rsidP="00EE5081">
      <w:pPr>
        <w:pStyle w:val="Titre4"/>
      </w:pPr>
      <w:bookmarkStart w:id="50" w:name="_Toc532721085"/>
      <w:r w:rsidRPr="007F7FEB">
        <w:t>Avamar</w:t>
      </w:r>
      <w:bookmarkEnd w:id="50"/>
    </w:p>
    <w:p w14:paraId="64F88ECE" w14:textId="2A207700" w:rsidR="00CA62F9" w:rsidRPr="007F7FEB" w:rsidRDefault="00CA62F9" w:rsidP="00A00A7A">
      <w:r w:rsidRPr="007F7FEB">
        <w:t>Les sauvegardes des images de machine virtuelle dans un site distant s’effectuent à l’aide d’Avamar. Il effectue les sauvegardes en « incrémental forever-backup ».</w:t>
      </w:r>
    </w:p>
    <w:p w14:paraId="2E8B526C" w14:textId="77777777" w:rsidR="00CA62F9" w:rsidRPr="007F7FEB" w:rsidRDefault="00CA62F9" w:rsidP="00EE5081">
      <w:pPr>
        <w:pStyle w:val="Titre3"/>
      </w:pPr>
      <w:bookmarkStart w:id="51" w:name="_Toc530150134"/>
      <w:bookmarkStart w:id="52" w:name="_Toc532721086"/>
      <w:r w:rsidRPr="007F7FEB">
        <w:lastRenderedPageBreak/>
        <w:t>Les stratégies en cas de récupération</w:t>
      </w:r>
      <w:bookmarkEnd w:id="51"/>
      <w:bookmarkEnd w:id="52"/>
    </w:p>
    <w:p w14:paraId="31E5CE0E" w14:textId="77777777" w:rsidR="00CA62F9" w:rsidRPr="007F7FEB" w:rsidRDefault="00CA62F9" w:rsidP="00A00A7A">
      <w:r w:rsidRPr="007F7FEB">
        <w:t xml:space="preserve">La restauration des données est faite selon le point de sauvegarde le plus récent ou la demande de la date précisée par le collaborateur. La restauration ne demande aucun spécialiste IT s’il utilise le point de restauration Windows, les utilisateurs sont capables de le faire eux-mêmes sur le serveur. Concernant les postes individuelles, à condition que les collaborateurs aient souscrit à une sauvegarde avec le logiciel Crash Plan. Il peut également restaurer ses données de lui-même. </w:t>
      </w:r>
    </w:p>
    <w:p w14:paraId="581EBA3D" w14:textId="77777777" w:rsidR="00CA62F9" w:rsidRPr="007F7FEB" w:rsidRDefault="00CA62F9" w:rsidP="00A00A7A">
      <w:r w:rsidRPr="007F7FEB">
        <w:t>En cas d’un problème d’un serveur virtualisé, le logiciel Cohesity est utilisé pour restaurer la machine ou un fichier.</w:t>
      </w:r>
    </w:p>
    <w:p w14:paraId="37BBED7B" w14:textId="17E0078D" w:rsidR="00A97195" w:rsidRPr="00EE5081" w:rsidRDefault="00A97195" w:rsidP="00EE5081">
      <w:pPr>
        <w:pStyle w:val="Titre1"/>
      </w:pPr>
      <w:bookmarkStart w:id="53" w:name="_Toc532721087"/>
      <w:r w:rsidRPr="00EE5081">
        <w:t>Partie 2</w:t>
      </w:r>
      <w:bookmarkEnd w:id="53"/>
    </w:p>
    <w:p w14:paraId="65591096" w14:textId="22616732" w:rsidR="00F67BCD" w:rsidRPr="00EE5081" w:rsidRDefault="00F67BCD" w:rsidP="00EE5081">
      <w:pPr>
        <w:pStyle w:val="Titre2"/>
      </w:pPr>
      <w:bookmarkStart w:id="54" w:name="_Toc532721088"/>
      <w:r w:rsidRPr="00EE5081">
        <w:t>Lois sur les protections des données</w:t>
      </w:r>
      <w:bookmarkEnd w:id="54"/>
    </w:p>
    <w:p w14:paraId="24DE2DD9" w14:textId="77777777" w:rsidR="00F67BCD" w:rsidRPr="007F7FEB" w:rsidRDefault="00F67BCD" w:rsidP="00A00A7A">
      <w:r w:rsidRPr="007F7FEB">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7F7FEB" w:rsidRDefault="00F67BCD" w:rsidP="00EE5081">
      <w:pPr>
        <w:pStyle w:val="Titre3"/>
      </w:pPr>
      <w:bookmarkStart w:id="55" w:name="_Toc532721089"/>
      <w:r w:rsidRPr="007F7FEB">
        <w:t>LPD</w:t>
      </w:r>
      <w:bookmarkEnd w:id="55"/>
    </w:p>
    <w:p w14:paraId="426B5CBA" w14:textId="77777777" w:rsidR="00F67BCD" w:rsidRPr="007F7FEB" w:rsidRDefault="00F67BCD" w:rsidP="00A00A7A">
      <w:r w:rsidRPr="007F7FEB">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7F7FEB" w:rsidRDefault="00F67BCD" w:rsidP="00EE5081">
      <w:pPr>
        <w:pStyle w:val="Titre3"/>
      </w:pPr>
      <w:bookmarkStart w:id="56" w:name="_Toc532721090"/>
      <w:r w:rsidRPr="007F7FEB">
        <w:t>RGPD</w:t>
      </w:r>
      <w:bookmarkEnd w:id="56"/>
    </w:p>
    <w:p w14:paraId="113902F5" w14:textId="77777777" w:rsidR="00F67BCD" w:rsidRPr="007F7FEB" w:rsidRDefault="00F67BCD" w:rsidP="00A00A7A">
      <w:r w:rsidRPr="007F7FEB">
        <w:t xml:space="preserve">L’Union Européenne représentée par son parlement a voté une Loi afin d’assurer le bon traitement des données personnelles ses citoyens, la </w:t>
      </w:r>
      <w:r w:rsidRPr="007F7FEB">
        <w:rPr>
          <w:b/>
        </w:rPr>
        <w:t>RGPD</w:t>
      </w:r>
      <w:r w:rsidRPr="007F7FEB">
        <w:t xml:space="preserve"> (règlement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7F7FEB" w:rsidRDefault="00F67BCD" w:rsidP="00EE5081">
      <w:pPr>
        <w:pStyle w:val="Titre4"/>
      </w:pPr>
      <w:bookmarkStart w:id="57" w:name="_Toc532721091"/>
      <w:r w:rsidRPr="007F7FEB">
        <w:t>Première chose à se demander : Qu’est qu’une donnée personnelle ?</w:t>
      </w:r>
      <w:bookmarkEnd w:id="57"/>
    </w:p>
    <w:p w14:paraId="6E7DF829" w14:textId="77777777" w:rsidR="00F67BCD" w:rsidRPr="007F7FEB" w:rsidRDefault="00F67BCD" w:rsidP="00A00A7A">
      <w:r w:rsidRPr="007F7FEB">
        <w:t>Toutes les informations qui se rapportent à une personne identifiée ou identifiable (art3 LPD). Par exemple : Nom et prénom, numéro de passeport, etc.</w:t>
      </w:r>
    </w:p>
    <w:p w14:paraId="71A62C9C" w14:textId="44631A39" w:rsidR="00F67BCD" w:rsidRPr="007F7FEB" w:rsidRDefault="00F67BCD" w:rsidP="00EE5081">
      <w:pPr>
        <w:pStyle w:val="Titre4"/>
      </w:pPr>
      <w:bookmarkStart w:id="58" w:name="_Toc532721092"/>
      <w:r w:rsidRPr="007F7FEB">
        <w:t xml:space="preserve">En vrai, </w:t>
      </w:r>
      <w:r w:rsidR="00A97195" w:rsidRPr="007F7FEB">
        <w:t>à quoi servent</w:t>
      </w:r>
      <w:r w:rsidRPr="007F7FEB">
        <w:t xml:space="preserve"> ces deux lois ?</w:t>
      </w:r>
      <w:bookmarkEnd w:id="58"/>
    </w:p>
    <w:p w14:paraId="0F0A5649" w14:textId="77777777" w:rsidR="00F67BCD" w:rsidRPr="007F7FEB" w:rsidRDefault="00F67BCD" w:rsidP="00A00A7A">
      <w:r w:rsidRPr="007F7FEB">
        <w:t>La LPD et RGPD ont été mises en place afin d’éviter la mauvaise utilisation des données de la personne, comme par exemple le profilage, vu dernièrement dans le scandale Facebook et Cambridge Analytica.</w:t>
      </w:r>
    </w:p>
    <w:p w14:paraId="1A9CDA81" w14:textId="77777777" w:rsidR="00F67BCD" w:rsidRPr="007F7FEB" w:rsidRDefault="00F67BCD" w:rsidP="00EE5081">
      <w:pPr>
        <w:pStyle w:val="Titre4"/>
      </w:pPr>
      <w:bookmarkStart w:id="59" w:name="_Toc532721093"/>
      <w:r w:rsidRPr="007F7FEB">
        <w:t>Qui est concerné ?</w:t>
      </w:r>
      <w:bookmarkEnd w:id="59"/>
    </w:p>
    <w:p w14:paraId="0E77523F" w14:textId="77777777" w:rsidR="00F67BCD" w:rsidRPr="007F7FEB" w:rsidRDefault="00F67BCD" w:rsidP="00A00A7A">
      <w:r w:rsidRPr="007F7FEB">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Pr="007F7FEB" w:rsidRDefault="00F67BCD" w:rsidP="00A00A7A"/>
    <w:p w14:paraId="5B2A894D" w14:textId="7E659E25" w:rsidR="00F67BCD" w:rsidRPr="007F7FEB" w:rsidRDefault="00F67BCD" w:rsidP="00EE5081">
      <w:pPr>
        <w:pStyle w:val="Titre3"/>
      </w:pPr>
      <w:bookmarkStart w:id="60" w:name="_Toc532721094"/>
      <w:r w:rsidRPr="007F7FEB">
        <w:t>Mise en conformité</w:t>
      </w:r>
      <w:bookmarkEnd w:id="60"/>
    </w:p>
    <w:p w14:paraId="09E247FC" w14:textId="77777777" w:rsidR="00F67BCD" w:rsidRPr="007F7FEB" w:rsidRDefault="00F67BCD" w:rsidP="00A00A7A">
      <w:r w:rsidRPr="007F7FEB">
        <w:t>Principes Juridiques (liste pas exhaustive) :</w:t>
      </w:r>
    </w:p>
    <w:p w14:paraId="48F04F6F" w14:textId="77777777" w:rsidR="00F67BCD" w:rsidRPr="007F7FEB" w:rsidRDefault="00F67BCD" w:rsidP="00A00A7A">
      <w:r w:rsidRPr="007F7FEB">
        <w:lastRenderedPageBreak/>
        <w:t>Licéité, bonne foi, proportionnalité, finalité, reconnaissabilité et exactitude.</w:t>
      </w:r>
    </w:p>
    <w:p w14:paraId="46243AB4" w14:textId="77777777" w:rsidR="00F67BCD" w:rsidRPr="007F7FEB" w:rsidRDefault="00F67BCD" w:rsidP="00A00A7A">
      <w:r w:rsidRPr="007F7FEB">
        <w:t xml:space="preserve">• Principe de la </w:t>
      </w:r>
      <w:r w:rsidRPr="007F7FEB">
        <w:rPr>
          <w:b/>
        </w:rPr>
        <w:t>bonne foi</w:t>
      </w:r>
      <w:r w:rsidRPr="007F7FEB">
        <w:t xml:space="preserve"> : la collecte doit se faire dans la loyauté, de manière transparente</w:t>
      </w:r>
    </w:p>
    <w:p w14:paraId="76ECDC03" w14:textId="77777777" w:rsidR="00F67BCD" w:rsidRPr="007F7FEB" w:rsidRDefault="00F67BCD" w:rsidP="00A00A7A">
      <w:r w:rsidRPr="007F7FEB">
        <w:t xml:space="preserve">• Principe de la </w:t>
      </w:r>
      <w:r w:rsidRPr="007F7FEB">
        <w:rPr>
          <w:b/>
        </w:rPr>
        <w:t>proportionnalité</w:t>
      </w:r>
      <w:r w:rsidRPr="007F7FEB">
        <w:t xml:space="preserve"> : les données doivent être aptes, objectivement nécessaires pour atteindre le but poursuivi ;</w:t>
      </w:r>
    </w:p>
    <w:p w14:paraId="77C14A02" w14:textId="77777777" w:rsidR="00F67BCD" w:rsidRPr="007F7FEB" w:rsidRDefault="00F67BCD" w:rsidP="00A00A7A">
      <w:r w:rsidRPr="007F7FEB">
        <w:t xml:space="preserve">• Principe de </w:t>
      </w:r>
      <w:r w:rsidRPr="007F7FEB">
        <w:rPr>
          <w:b/>
        </w:rPr>
        <w:t>reconnaissabilité</w:t>
      </w:r>
      <w:r w:rsidRPr="007F7FEB">
        <w:t xml:space="preserve"> : la collecte et la finalité du traitement doivent être reconnaissables pour la personne concernée ;</w:t>
      </w:r>
    </w:p>
    <w:p w14:paraId="4D4136B9" w14:textId="77777777" w:rsidR="00F67BCD" w:rsidRPr="007F7FEB" w:rsidRDefault="00F67BCD" w:rsidP="00A00A7A">
      <w:r w:rsidRPr="007F7FEB">
        <w:t xml:space="preserve">• Principe de </w:t>
      </w:r>
      <w:r w:rsidRPr="007F7FEB">
        <w:rPr>
          <w:b/>
        </w:rPr>
        <w:t>finalité</w:t>
      </w:r>
      <w:r w:rsidRPr="007F7FEB">
        <w:t xml:space="preserve"> : la collecte, le traitement des données doivent se faire dans un but préalablement défini. Quid du big data ?</w:t>
      </w:r>
    </w:p>
    <w:p w14:paraId="59DD24C2" w14:textId="77777777" w:rsidR="00F67BCD" w:rsidRPr="007F7FEB" w:rsidRDefault="00F67BCD" w:rsidP="00A00A7A">
      <w:r w:rsidRPr="007F7FEB">
        <w:t xml:space="preserve">• Principe </w:t>
      </w:r>
      <w:r w:rsidRPr="007F7FEB">
        <w:rPr>
          <w:b/>
        </w:rPr>
        <w:t>d’exactitude</w:t>
      </w:r>
      <w:r w:rsidRPr="007F7FEB">
        <w:t xml:space="preserve"> des données (droit de rectification)</w:t>
      </w:r>
    </w:p>
    <w:p w14:paraId="13D8003E" w14:textId="77777777" w:rsidR="00F67BCD" w:rsidRPr="007F7FEB" w:rsidRDefault="00F67BCD" w:rsidP="00A00A7A">
      <w:r w:rsidRPr="007F7FEB">
        <w:t xml:space="preserve">• Principe de </w:t>
      </w:r>
      <w:r w:rsidRPr="007F7FEB">
        <w:rPr>
          <w:b/>
        </w:rPr>
        <w:t>sécurité</w:t>
      </w:r>
      <w:r w:rsidRPr="007F7FEB">
        <w:t xml:space="preserve"> : des mesures techniques et opérationnelles doivent être prises pour protéger les données et éviter tout traitement non autorisé</w:t>
      </w:r>
    </w:p>
    <w:p w14:paraId="608E153A" w14:textId="77777777" w:rsidR="00F67BCD" w:rsidRPr="007F7FEB" w:rsidRDefault="00F67BCD" w:rsidP="00A00A7A"/>
    <w:p w14:paraId="45D12F95" w14:textId="599FC29F" w:rsidR="00F67BCD" w:rsidRPr="007F7FEB" w:rsidRDefault="00F67BCD" w:rsidP="00EE5081">
      <w:pPr>
        <w:pStyle w:val="Titre3"/>
      </w:pPr>
      <w:bookmarkStart w:id="61" w:name="_Toc532721095"/>
      <w:r w:rsidRPr="007F7FEB">
        <w:t>Organisation et actions :</w:t>
      </w:r>
      <w:bookmarkEnd w:id="61"/>
    </w:p>
    <w:p w14:paraId="051B34FC" w14:textId="77777777" w:rsidR="00F67BCD" w:rsidRPr="007F7FEB" w:rsidRDefault="00F67BCD" w:rsidP="00A00A7A">
      <w:pPr>
        <w:pStyle w:val="Paragraphedeliste"/>
        <w:numPr>
          <w:ilvl w:val="0"/>
          <w:numId w:val="1"/>
        </w:numPr>
      </w:pPr>
      <w:r w:rsidRPr="007F7FEB">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7F7FEB" w:rsidRDefault="00F67BCD" w:rsidP="00A00A7A">
      <w:pPr>
        <w:pStyle w:val="Paragraphedeliste"/>
        <w:numPr>
          <w:ilvl w:val="0"/>
          <w:numId w:val="1"/>
        </w:numPr>
      </w:pPr>
      <w:r w:rsidRPr="007F7FEB">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7F7FEB" w:rsidRDefault="00F67BCD" w:rsidP="00A00A7A">
      <w:pPr>
        <w:pStyle w:val="Paragraphedeliste"/>
        <w:numPr>
          <w:ilvl w:val="0"/>
          <w:numId w:val="1"/>
        </w:numPr>
      </w:pPr>
      <w:r w:rsidRPr="007F7FEB">
        <w:t>Être en mesure de répondre aux sollicitations d’une personne à accéder à ses données, aussi les modifier et supprimer selon sa volonté.  Par exemple la mise en place d’un formulaire de contact.</w:t>
      </w:r>
    </w:p>
    <w:p w14:paraId="572D2013" w14:textId="77777777" w:rsidR="00F67BCD" w:rsidRPr="007F7FEB" w:rsidRDefault="00F67BCD" w:rsidP="00A00A7A">
      <w:pPr>
        <w:pStyle w:val="Paragraphedeliste"/>
        <w:numPr>
          <w:ilvl w:val="0"/>
          <w:numId w:val="1"/>
        </w:numPr>
      </w:pPr>
      <w:r w:rsidRPr="007F7FEB">
        <w:t>Demander l’accord aux personnes et leur donner la possibilité de retirer cet accord.</w:t>
      </w:r>
    </w:p>
    <w:p w14:paraId="793465FF" w14:textId="77777777" w:rsidR="00F67BCD" w:rsidRPr="007F7FEB" w:rsidRDefault="00F67BCD" w:rsidP="00A00A7A">
      <w:pPr>
        <w:pStyle w:val="Paragraphedeliste"/>
        <w:numPr>
          <w:ilvl w:val="0"/>
          <w:numId w:val="1"/>
        </w:numPr>
      </w:pPr>
      <w:r w:rsidRPr="007F7FEB">
        <w:t>Mettre en place des mesures de sécurité adaptées à la sensibilité de la donnée sauvegardée. Données sensibles, exemple : ethnie ou race, religion, options sexuelles, etc.</w:t>
      </w:r>
    </w:p>
    <w:p w14:paraId="6A39D375" w14:textId="77777777" w:rsidR="00F67BCD" w:rsidRPr="007F7FEB" w:rsidRDefault="00F67BCD" w:rsidP="00A00A7A">
      <w:pPr>
        <w:pStyle w:val="Paragraphedeliste"/>
        <w:numPr>
          <w:ilvl w:val="0"/>
          <w:numId w:val="1"/>
        </w:numPr>
      </w:pPr>
      <w:r w:rsidRPr="007F7FEB">
        <w:t>Analyser les fichiers et tenir un registre de traitements des données.</w:t>
      </w:r>
    </w:p>
    <w:p w14:paraId="47721807" w14:textId="77777777" w:rsidR="00F67BCD" w:rsidRPr="007F7FEB" w:rsidRDefault="00F67BCD" w:rsidP="00A00A7A"/>
    <w:p w14:paraId="7F10AD4A" w14:textId="2F53AE58" w:rsidR="00F67BCD" w:rsidRPr="007F7FEB" w:rsidRDefault="00F67BCD" w:rsidP="00EE5081">
      <w:pPr>
        <w:pStyle w:val="Titre3"/>
      </w:pPr>
      <w:bookmarkStart w:id="62" w:name="_Toc532721096"/>
      <w:r w:rsidRPr="007F7FEB">
        <w:t>Mesures techniques adéquates</w:t>
      </w:r>
      <w:bookmarkEnd w:id="62"/>
    </w:p>
    <w:p w14:paraId="3DD4ED8A" w14:textId="77777777" w:rsidR="00F67BCD" w:rsidRPr="007F7FEB" w:rsidRDefault="00F67BCD" w:rsidP="00A00A7A">
      <w:r w:rsidRPr="007F7FEB">
        <w:rPr>
          <w:b/>
        </w:rPr>
        <w:t>RGPD</w:t>
      </w:r>
      <w:r w:rsidRPr="007F7FEB">
        <w:t xml:space="preserve"> oblige le responsable du traitement à mettre en œuvre les mesures techniques et organisationnelles appropriées afin de garantir un niveau de sécurité adapté au risque.</w:t>
      </w:r>
    </w:p>
    <w:p w14:paraId="2CA99223" w14:textId="77777777" w:rsidR="00F67BCD" w:rsidRPr="007F7FEB" w:rsidRDefault="00F67BCD" w:rsidP="00A00A7A">
      <w:r w:rsidRPr="007F7FEB">
        <w:t>Elle assure aussi l’obligation de notifier à l'autorité de contrôle les violations 72h au plus tard.</w:t>
      </w:r>
    </w:p>
    <w:p w14:paraId="00581BBD" w14:textId="77777777" w:rsidR="00F67BCD" w:rsidRPr="007F7FEB" w:rsidRDefault="00F67BCD" w:rsidP="00A00A7A">
      <w:r w:rsidRPr="007F7FEB">
        <w:t>Voici une liste de mesures de sécurité à prendre :</w:t>
      </w:r>
    </w:p>
    <w:p w14:paraId="4F2CDF07" w14:textId="77777777" w:rsidR="00F67BCD" w:rsidRPr="007F7FEB" w:rsidRDefault="00F67BCD" w:rsidP="00A00A7A">
      <w:pPr>
        <w:pStyle w:val="Paragraphedeliste"/>
        <w:numPr>
          <w:ilvl w:val="0"/>
          <w:numId w:val="2"/>
        </w:numPr>
        <w:rPr>
          <w:lang w:eastAsia="fr-CH"/>
        </w:rPr>
      </w:pPr>
      <w:r w:rsidRPr="007F7FEB">
        <w:t>Sensibiliser les utilisateurs</w:t>
      </w:r>
      <w:r w:rsidRPr="007F7FEB">
        <w:rPr>
          <w:lang w:eastAsia="fr-CH"/>
        </w:rPr>
        <w:t xml:space="preserve"> ;</w:t>
      </w:r>
    </w:p>
    <w:p w14:paraId="0774E052" w14:textId="77777777" w:rsidR="00F67BCD" w:rsidRPr="007F7FEB" w:rsidRDefault="00F67BCD" w:rsidP="00A00A7A">
      <w:pPr>
        <w:pStyle w:val="Paragraphedeliste"/>
        <w:numPr>
          <w:ilvl w:val="0"/>
          <w:numId w:val="2"/>
        </w:numPr>
        <w:rPr>
          <w:lang w:eastAsia="fr-CH"/>
        </w:rPr>
      </w:pPr>
      <w:r w:rsidRPr="007F7FEB">
        <w:rPr>
          <w:lang w:eastAsia="fr-CH"/>
        </w:rPr>
        <w:t>Authentifier les utilisateurs ;</w:t>
      </w:r>
    </w:p>
    <w:p w14:paraId="29CE644F" w14:textId="77777777" w:rsidR="00F67BCD" w:rsidRPr="007F7FEB" w:rsidRDefault="00F67BCD" w:rsidP="00A00A7A">
      <w:pPr>
        <w:pStyle w:val="Paragraphedeliste"/>
        <w:numPr>
          <w:ilvl w:val="0"/>
          <w:numId w:val="2"/>
        </w:numPr>
        <w:rPr>
          <w:lang w:eastAsia="fr-CH"/>
        </w:rPr>
      </w:pPr>
      <w:r w:rsidRPr="007F7FEB">
        <w:rPr>
          <w:lang w:eastAsia="fr-CH"/>
        </w:rPr>
        <w:t>Tracer les accès et gérer les incidents ;</w:t>
      </w:r>
    </w:p>
    <w:p w14:paraId="6DEAFF37" w14:textId="77777777" w:rsidR="00F67BCD" w:rsidRPr="007F7FEB" w:rsidRDefault="00F67BCD" w:rsidP="00A00A7A">
      <w:pPr>
        <w:pStyle w:val="Paragraphedeliste"/>
        <w:numPr>
          <w:ilvl w:val="0"/>
          <w:numId w:val="2"/>
        </w:numPr>
        <w:rPr>
          <w:lang w:eastAsia="fr-CH"/>
        </w:rPr>
      </w:pPr>
      <w:r w:rsidRPr="007F7FEB">
        <w:rPr>
          <w:lang w:eastAsia="fr-CH"/>
        </w:rPr>
        <w:t>Sécuriser les postes de travail ;</w:t>
      </w:r>
    </w:p>
    <w:p w14:paraId="6B4DDCFC" w14:textId="77777777" w:rsidR="00F67BCD" w:rsidRPr="007F7FEB" w:rsidRDefault="00F67BCD" w:rsidP="00A00A7A">
      <w:pPr>
        <w:pStyle w:val="Paragraphedeliste"/>
        <w:numPr>
          <w:ilvl w:val="0"/>
          <w:numId w:val="2"/>
        </w:numPr>
        <w:rPr>
          <w:lang w:eastAsia="fr-CH"/>
        </w:rPr>
      </w:pPr>
      <w:r w:rsidRPr="007F7FEB">
        <w:rPr>
          <w:lang w:eastAsia="fr-CH"/>
        </w:rPr>
        <w:t>Sécuriser l’informatique mobile ;</w:t>
      </w:r>
    </w:p>
    <w:p w14:paraId="2523A111" w14:textId="77777777" w:rsidR="00F67BCD" w:rsidRPr="007F7FEB" w:rsidRDefault="00F67BCD" w:rsidP="00A00A7A">
      <w:pPr>
        <w:pStyle w:val="Paragraphedeliste"/>
        <w:numPr>
          <w:ilvl w:val="0"/>
          <w:numId w:val="2"/>
        </w:numPr>
        <w:rPr>
          <w:lang w:eastAsia="fr-CH"/>
        </w:rPr>
      </w:pPr>
      <w:r w:rsidRPr="007F7FEB">
        <w:rPr>
          <w:lang w:eastAsia="fr-CH"/>
        </w:rPr>
        <w:t>Protéger le réseau informatique interne ;</w:t>
      </w:r>
    </w:p>
    <w:p w14:paraId="62E6C3D8" w14:textId="77777777" w:rsidR="00F67BCD" w:rsidRPr="007F7FEB" w:rsidRDefault="00F67BCD" w:rsidP="00A00A7A">
      <w:pPr>
        <w:pStyle w:val="Paragraphedeliste"/>
        <w:numPr>
          <w:ilvl w:val="0"/>
          <w:numId w:val="2"/>
        </w:numPr>
        <w:rPr>
          <w:lang w:eastAsia="fr-CH"/>
        </w:rPr>
      </w:pPr>
      <w:r w:rsidRPr="007F7FEB">
        <w:rPr>
          <w:lang w:eastAsia="fr-CH"/>
        </w:rPr>
        <w:t>Sécuriser les serveurs ;</w:t>
      </w:r>
    </w:p>
    <w:p w14:paraId="49F417ED" w14:textId="77777777" w:rsidR="00F67BCD" w:rsidRPr="007F7FEB" w:rsidRDefault="00F67BCD" w:rsidP="00A00A7A">
      <w:pPr>
        <w:pStyle w:val="Paragraphedeliste"/>
        <w:numPr>
          <w:ilvl w:val="0"/>
          <w:numId w:val="2"/>
        </w:numPr>
        <w:rPr>
          <w:lang w:eastAsia="fr-CH"/>
        </w:rPr>
      </w:pPr>
      <w:r w:rsidRPr="007F7FEB">
        <w:rPr>
          <w:lang w:eastAsia="fr-CH"/>
        </w:rPr>
        <w:t>Sécuriser les sites web ;</w:t>
      </w:r>
    </w:p>
    <w:p w14:paraId="3446AC80" w14:textId="77777777" w:rsidR="00F67BCD" w:rsidRPr="007F7FEB" w:rsidRDefault="00F67BCD" w:rsidP="00A00A7A">
      <w:pPr>
        <w:pStyle w:val="Paragraphedeliste"/>
        <w:numPr>
          <w:ilvl w:val="0"/>
          <w:numId w:val="2"/>
        </w:numPr>
        <w:rPr>
          <w:lang w:eastAsia="fr-CH"/>
        </w:rPr>
      </w:pPr>
      <w:r w:rsidRPr="007F7FEB">
        <w:rPr>
          <w:lang w:eastAsia="fr-CH"/>
        </w:rPr>
        <w:lastRenderedPageBreak/>
        <w:t>Sauvegarder et prévoir la continuité d’activité ;</w:t>
      </w:r>
    </w:p>
    <w:p w14:paraId="16547655" w14:textId="77777777" w:rsidR="00F67BCD" w:rsidRPr="007F7FEB" w:rsidRDefault="00F67BCD" w:rsidP="00A00A7A">
      <w:pPr>
        <w:pStyle w:val="Paragraphedeliste"/>
        <w:numPr>
          <w:ilvl w:val="0"/>
          <w:numId w:val="2"/>
        </w:numPr>
        <w:rPr>
          <w:lang w:eastAsia="fr-CH"/>
        </w:rPr>
      </w:pPr>
      <w:r w:rsidRPr="007F7FEB">
        <w:rPr>
          <w:lang w:eastAsia="fr-CH"/>
        </w:rPr>
        <w:t>Archiver de manière sécurisée ;</w:t>
      </w:r>
    </w:p>
    <w:p w14:paraId="414C4776" w14:textId="77777777" w:rsidR="00F67BCD" w:rsidRPr="007F7FEB" w:rsidRDefault="00F67BCD" w:rsidP="00A00A7A">
      <w:pPr>
        <w:pStyle w:val="Paragraphedeliste"/>
        <w:numPr>
          <w:ilvl w:val="0"/>
          <w:numId w:val="2"/>
        </w:numPr>
        <w:rPr>
          <w:lang w:eastAsia="fr-CH"/>
        </w:rPr>
      </w:pPr>
      <w:r w:rsidRPr="007F7FEB">
        <w:rPr>
          <w:lang w:eastAsia="fr-CH"/>
        </w:rPr>
        <w:t>Encadrer la maintenance et la destruction des données ;</w:t>
      </w:r>
    </w:p>
    <w:p w14:paraId="265E56A1" w14:textId="77777777" w:rsidR="00F67BCD" w:rsidRPr="007F7FEB" w:rsidRDefault="00F67BCD" w:rsidP="00A00A7A">
      <w:pPr>
        <w:pStyle w:val="Paragraphedeliste"/>
        <w:numPr>
          <w:ilvl w:val="0"/>
          <w:numId w:val="2"/>
        </w:numPr>
        <w:rPr>
          <w:lang w:eastAsia="fr-CH"/>
        </w:rPr>
      </w:pPr>
      <w:r w:rsidRPr="007F7FEB">
        <w:rPr>
          <w:lang w:eastAsia="fr-CH"/>
        </w:rPr>
        <w:t>Sécuriser les échanges avec d’autres organismes ;</w:t>
      </w:r>
    </w:p>
    <w:p w14:paraId="0C2E3363" w14:textId="1FCDAD2F" w:rsidR="00F67BCD" w:rsidRPr="007F7FEB" w:rsidRDefault="00F67BCD" w:rsidP="00A00A7A">
      <w:pPr>
        <w:pStyle w:val="Paragraphedeliste"/>
        <w:numPr>
          <w:ilvl w:val="0"/>
          <w:numId w:val="2"/>
        </w:numPr>
        <w:rPr>
          <w:lang w:eastAsia="fr-CH"/>
        </w:rPr>
      </w:pPr>
      <w:r w:rsidRPr="007F7FEB">
        <w:rPr>
          <w:lang w:eastAsia="fr-CH"/>
        </w:rPr>
        <w:t>Protéger les locaux ;</w:t>
      </w:r>
    </w:p>
    <w:p w14:paraId="7E1A7C8C" w14:textId="77777777" w:rsidR="00F67BCD" w:rsidRPr="007F7FEB" w:rsidRDefault="00F67BCD" w:rsidP="00A00A7A">
      <w:pPr>
        <w:pStyle w:val="Paragraphedeliste"/>
        <w:numPr>
          <w:ilvl w:val="0"/>
          <w:numId w:val="2"/>
        </w:numPr>
        <w:rPr>
          <w:lang w:eastAsia="fr-CH"/>
        </w:rPr>
      </w:pPr>
      <w:r w:rsidRPr="007F7FEB">
        <w:rPr>
          <w:lang w:eastAsia="fr-CH"/>
        </w:rPr>
        <w:t>Encadrer les développements informatiques ;</w:t>
      </w:r>
    </w:p>
    <w:p w14:paraId="63A6F405" w14:textId="1F6C1B73" w:rsidR="00A97195" w:rsidRPr="007F7FEB" w:rsidRDefault="00F67BCD" w:rsidP="00A00A7A">
      <w:pPr>
        <w:pStyle w:val="Paragraphedeliste"/>
        <w:numPr>
          <w:ilvl w:val="0"/>
          <w:numId w:val="2"/>
        </w:numPr>
        <w:rPr>
          <w:lang w:eastAsia="fr-CH"/>
        </w:rPr>
      </w:pPr>
      <w:r w:rsidRPr="007F7FEB">
        <w:rPr>
          <w:lang w:eastAsia="fr-CH"/>
        </w:rPr>
        <w:t>Chiffrer, garantir l’intégrité ou signer.</w:t>
      </w:r>
    </w:p>
    <w:p w14:paraId="6A2C0BBA" w14:textId="12375EBA" w:rsidR="00935A52" w:rsidRPr="007F7FEB" w:rsidRDefault="00935A52" w:rsidP="00A00A7A"/>
    <w:p w14:paraId="6910F6A1" w14:textId="55F0E60A" w:rsidR="003F547E" w:rsidRPr="007F7FEB" w:rsidRDefault="003F547E" w:rsidP="00EE5081">
      <w:pPr>
        <w:pStyle w:val="Titre2"/>
      </w:pPr>
      <w:bookmarkStart w:id="63" w:name="_Toc532721097"/>
      <w:r w:rsidRPr="007F7FEB">
        <w:t>Les disques durs et le systèmes RAIDs</w:t>
      </w:r>
      <w:bookmarkEnd w:id="63"/>
    </w:p>
    <w:p w14:paraId="08673D12" w14:textId="2A995CF8" w:rsidR="003F547E" w:rsidRPr="007F7FEB" w:rsidRDefault="003F547E" w:rsidP="00A00A7A">
      <w:pPr>
        <w:rPr>
          <w:rFonts w:ascii="Calibri" w:hAnsi="Calibri" w:cs="Calibri"/>
        </w:rPr>
      </w:pPr>
      <w:r w:rsidRPr="007F7FEB">
        <w:t>La technologie RAID qui veux dire Redundant Array of Independent Disks a été créer pour joindre plusieurs disques et ainsi diminuer le prix de stockage. Ce fut</w:t>
      </w:r>
      <w:r w:rsidRPr="007F7FEB">
        <w:rPr>
          <w:rFonts w:ascii="Calibri" w:hAnsi="Calibri" w:cs="Calibri"/>
        </w:rPr>
        <w:t xml:space="preserve"> créée en 1987 pour remplacer </w:t>
      </w:r>
      <w:r w:rsidR="002D7338" w:rsidRPr="007F7FEB">
        <w:rPr>
          <w:rFonts w:ascii="Calibri" w:hAnsi="Calibri" w:cs="Calibri"/>
        </w:rPr>
        <w:t>les disques plutôt chers</w:t>
      </w:r>
      <w:r w:rsidRPr="007F7FEB">
        <w:rPr>
          <w:rFonts w:ascii="Calibri" w:hAnsi="Calibri" w:cs="Calibri"/>
        </w:rPr>
        <w:t xml:space="preserve"> de 6.5 et 9.5 pouces par des ensembles formés de disques de 3.5 </w:t>
      </w:r>
      <w:r w:rsidR="002D7338" w:rsidRPr="007F7FEB">
        <w:rPr>
          <w:rFonts w:ascii="Calibri" w:hAnsi="Calibri" w:cs="Calibri"/>
        </w:rPr>
        <w:t>pouces.</w:t>
      </w:r>
      <w:r w:rsidR="002D7338" w:rsidRPr="007F7FEB">
        <w:t xml:space="preserve"> Nous</w:t>
      </w:r>
      <w:r w:rsidRPr="007F7FEB">
        <w:t xml:space="preserve"> l’avons ensuite amélioré et développé pour accélérer et sécurisé notre stockage.</w:t>
      </w:r>
    </w:p>
    <w:p w14:paraId="7F5BF943" w14:textId="45F47096" w:rsidR="002D7338" w:rsidRPr="007F7FEB" w:rsidRDefault="003F547E" w:rsidP="00A00A7A">
      <w:r w:rsidRPr="007F7FEB">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7F7FEB" w:rsidRDefault="003F547E" w:rsidP="00A00A7A">
      <w:r w:rsidRPr="007F7FEB">
        <w:t xml:space="preserve">Les systèmes RAIDs sont compatible avec tout type d’utilisation sur ordinateur comme les travaux de virtualisation </w:t>
      </w:r>
      <w:r w:rsidR="002D7338" w:rsidRPr="007F7FEB">
        <w:t>(VMware</w:t>
      </w:r>
      <w:r w:rsidRPr="007F7FEB">
        <w:t xml:space="preserve">, Microsoft </w:t>
      </w:r>
      <w:r w:rsidR="002D7338" w:rsidRPr="007F7FEB">
        <w:t>Hyper-V</w:t>
      </w:r>
      <w:r w:rsidRPr="007F7FEB">
        <w:t>, etc</w:t>
      </w:r>
      <w:r w:rsidR="002D7338" w:rsidRPr="007F7FEB">
        <w:t>…),</w:t>
      </w:r>
      <w:r w:rsidRPr="007F7FEB">
        <w:t xml:space="preserve"> bases de données </w:t>
      </w:r>
      <w:r w:rsidR="002D7338" w:rsidRPr="007F7FEB">
        <w:t>(Microsoft</w:t>
      </w:r>
      <w:r w:rsidRPr="007F7FEB">
        <w:t xml:space="preserve"> SQL et Oracle), les systèmes de courrier électronique comme Microsoft Exchange etc.</w:t>
      </w:r>
    </w:p>
    <w:p w14:paraId="3F61EF16" w14:textId="15AF18B7" w:rsidR="003F547E" w:rsidRPr="007F7FEB" w:rsidRDefault="003F547E" w:rsidP="00A00A7A">
      <w:r w:rsidRPr="007F7FEB">
        <w:t>Voici une liste non exhaustive des systèmes RAIDs :</w:t>
      </w:r>
    </w:p>
    <w:p w14:paraId="3D6A9F4D" w14:textId="77777777" w:rsidR="009F0C12" w:rsidRPr="007F7FEB" w:rsidRDefault="009F0C12" w:rsidP="00A00A7A">
      <w:pPr>
        <w:rPr>
          <w:lang w:val="en-GB"/>
        </w:rPr>
      </w:pPr>
      <w:r w:rsidRPr="007F7FEB">
        <w:rPr>
          <w:lang w:val="en-GB"/>
        </w:rPr>
        <w:t>•</w:t>
      </w:r>
      <w:r w:rsidRPr="007F7FEB">
        <w:rPr>
          <w:lang w:val="en-GB"/>
        </w:rPr>
        <w:tab/>
        <w:t>Le JBOD (Just A Bunch Of Disks)</w:t>
      </w:r>
    </w:p>
    <w:p w14:paraId="3E6E113C" w14:textId="77777777" w:rsidR="009F0C12" w:rsidRPr="007F7FEB" w:rsidRDefault="009F0C12" w:rsidP="00A00A7A">
      <w:r w:rsidRPr="007F7FEB">
        <w:t>•</w:t>
      </w:r>
      <w:r w:rsidRPr="007F7FEB">
        <w:tab/>
        <w:t xml:space="preserve">RAID 0 (entrelacement) </w:t>
      </w:r>
    </w:p>
    <w:p w14:paraId="1F97F07C" w14:textId="77777777" w:rsidR="009F0C12" w:rsidRPr="007F7FEB" w:rsidRDefault="009F0C12" w:rsidP="00A00A7A">
      <w:r w:rsidRPr="007F7FEB">
        <w:t>•</w:t>
      </w:r>
      <w:r w:rsidRPr="007F7FEB">
        <w:tab/>
        <w:t>RAID 1 (écriture miroir)</w:t>
      </w:r>
    </w:p>
    <w:p w14:paraId="22F175AD" w14:textId="77777777" w:rsidR="009F0C12" w:rsidRPr="007F7FEB" w:rsidRDefault="009F0C12" w:rsidP="00A00A7A">
      <w:r w:rsidRPr="007F7FEB">
        <w:t>•</w:t>
      </w:r>
      <w:r w:rsidRPr="007F7FEB">
        <w:tab/>
        <w:t xml:space="preserve">RAID 1E (écriture miroir entrelacée) </w:t>
      </w:r>
    </w:p>
    <w:p w14:paraId="731C6F44" w14:textId="6EA9F0E6" w:rsidR="00A4312A" w:rsidRDefault="009F0C12" w:rsidP="00A4312A">
      <w:r w:rsidRPr="007F7FEB">
        <w:t>•</w:t>
      </w:r>
      <w:r w:rsidRPr="007F7FEB">
        <w:tab/>
        <w:t>RAID 5 (entrelacement avec parité)</w:t>
      </w:r>
    </w:p>
    <w:p w14:paraId="1A1F2F5E" w14:textId="102485B9" w:rsidR="00A4312A" w:rsidRDefault="00A4312A" w:rsidP="00A4312A">
      <w:r w:rsidRPr="007F7FEB">
        <w:t>•</w:t>
      </w:r>
      <w:r w:rsidRPr="007F7FEB">
        <w:tab/>
        <w:t>RAID 5</w:t>
      </w:r>
      <w:r>
        <w:t>EE</w:t>
      </w:r>
      <w:r w:rsidRPr="007F7FEB">
        <w:t xml:space="preserve"> (</w:t>
      </w:r>
      <w:r>
        <w:t>Hot Space</w:t>
      </w:r>
      <w:r w:rsidRPr="007F7FEB">
        <w:t>)</w:t>
      </w:r>
    </w:p>
    <w:p w14:paraId="36ED643E" w14:textId="44E40DC3" w:rsidR="009F0C12" w:rsidRPr="007F7FEB" w:rsidRDefault="009F0C12" w:rsidP="00A00A7A">
      <w:r w:rsidRPr="007F7FEB">
        <w:t>•</w:t>
      </w:r>
      <w:r w:rsidRPr="007F7FEB">
        <w:tab/>
        <w:t>RAID 6 (entrelacement avec double parité)</w:t>
      </w:r>
    </w:p>
    <w:p w14:paraId="4C2B5E83" w14:textId="77777777" w:rsidR="009F0C12" w:rsidRPr="007F7FEB" w:rsidRDefault="009F0C12" w:rsidP="00A00A7A">
      <w:r w:rsidRPr="007F7FEB">
        <w:t>•</w:t>
      </w:r>
      <w:r w:rsidRPr="007F7FEB">
        <w:tab/>
        <w:t>RAID 10 (ensembles RAID 1 entrelacés)</w:t>
      </w:r>
    </w:p>
    <w:p w14:paraId="36D5A613" w14:textId="37B1F763" w:rsidR="009F0C12" w:rsidRPr="007F7FEB" w:rsidRDefault="009F0C12" w:rsidP="00A00A7A">
      <w:r w:rsidRPr="007F7FEB">
        <w:t>•</w:t>
      </w:r>
      <w:r w:rsidRPr="007F7FEB">
        <w:tab/>
        <w:t>RAID 50 (ensembles RAID 5 entrelacés)</w:t>
      </w:r>
    </w:p>
    <w:p w14:paraId="20A7BE33" w14:textId="18866644" w:rsidR="002D7338" w:rsidRPr="007F7FEB" w:rsidRDefault="009F0C12" w:rsidP="00A00A7A">
      <w:pPr>
        <w:rPr>
          <w:lang w:val="en-GB"/>
        </w:rPr>
      </w:pPr>
      <w:r w:rsidRPr="007F7FEB">
        <w:rPr>
          <w:lang w:val="en-GB"/>
        </w:rPr>
        <w:t>•</w:t>
      </w:r>
      <w:r w:rsidRPr="007F7FEB">
        <w:rPr>
          <w:lang w:val="en-GB"/>
        </w:rPr>
        <w:tab/>
        <w:t>RAID 60 (ensembles RAID 6 entrelacés)</w:t>
      </w:r>
    </w:p>
    <w:p w14:paraId="59B38DD0" w14:textId="17344F56" w:rsidR="00A23D6E" w:rsidRPr="007F7FEB" w:rsidRDefault="00A23D6E" w:rsidP="00A00A7A">
      <w:pPr>
        <w:rPr>
          <w:lang w:val="en-GB"/>
        </w:rPr>
      </w:pPr>
    </w:p>
    <w:p w14:paraId="4C71897E" w14:textId="629FC2AF" w:rsidR="002D7338" w:rsidRPr="007F7FEB" w:rsidRDefault="00C82B46" w:rsidP="00EE5081">
      <w:pPr>
        <w:pStyle w:val="Titre3"/>
      </w:pPr>
      <w:bookmarkStart w:id="64" w:name="_Toc532721098"/>
      <w:r w:rsidRPr="007F7FEB">
        <w:t>Raid Logiciel et matériel</w:t>
      </w:r>
      <w:bookmarkEnd w:id="64"/>
    </w:p>
    <w:p w14:paraId="6D4D3389" w14:textId="5FCCD23F" w:rsidR="00C82B46" w:rsidRPr="007F7FEB" w:rsidRDefault="00C82B46" w:rsidP="00A00A7A">
      <w:r w:rsidRPr="007F7FEB">
        <w:t xml:space="preserve">Un système Raid peut être créé de deux </w:t>
      </w:r>
      <w:r w:rsidR="001D0DD0" w:rsidRPr="007F7FEB">
        <w:t>formes :</w:t>
      </w:r>
      <w:r w:rsidRPr="007F7FEB">
        <w:t xml:space="preserve"> Logiciel et matériel.</w:t>
      </w:r>
    </w:p>
    <w:p w14:paraId="0C8706C1" w14:textId="196E71B2" w:rsidR="006708E9" w:rsidRPr="007F7FEB" w:rsidRDefault="006708E9" w:rsidP="00EE5081">
      <w:pPr>
        <w:pStyle w:val="Titre4"/>
      </w:pPr>
      <w:bookmarkStart w:id="65" w:name="_Toc532721099"/>
      <w:r w:rsidRPr="007F7FEB">
        <w:lastRenderedPageBreak/>
        <w:t>Raid matériel</w:t>
      </w:r>
      <w:bookmarkEnd w:id="65"/>
    </w:p>
    <w:p w14:paraId="5F5BF335" w14:textId="00BE4E21" w:rsidR="006708E9" w:rsidRPr="007F7FEB" w:rsidRDefault="002737E2" w:rsidP="00A00A7A">
      <w:r w:rsidRPr="007F7FEB">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7F7FEB">
        <w:t>Le Raid matériel est un système indépendant qui gère le flux de données par moyen d’un périphérique connecté sur un hôte (pc, serveur, etc.), ses performances sont indépendantes de celles de l’hôte</w:t>
      </w:r>
      <w:r w:rsidR="009A5BC9" w:rsidRPr="007F7FEB">
        <w:t>, ce qui fait que ses traitements de données soient beaucoup plus rapides que sur un raid logiciel</w:t>
      </w:r>
      <w:r w:rsidR="006708E9" w:rsidRPr="007F7FEB">
        <w:t>.</w:t>
      </w:r>
    </w:p>
    <w:p w14:paraId="37B1459D" w14:textId="4714B706" w:rsidR="006708E9" w:rsidRPr="007F7FEB" w:rsidRDefault="006708E9" w:rsidP="00A00A7A">
      <w:r w:rsidRPr="007F7FEB">
        <w:t xml:space="preserve"> Le Raid matériel est un contrôleur, il peut</w:t>
      </w:r>
      <w:r w:rsidR="009A5BC9" w:rsidRPr="007F7FEB">
        <w:t xml:space="preserve"> donc recevoir plusieurs disques, en revanche l’hôte</w:t>
      </w:r>
      <w:r w:rsidRPr="007F7FEB">
        <w:t xml:space="preserve"> sur lequel il est connecté </w:t>
      </w:r>
      <w:r w:rsidR="009A5BC9" w:rsidRPr="007F7FEB">
        <w:t xml:space="preserve">en </w:t>
      </w:r>
      <w:r w:rsidRPr="007F7FEB">
        <w:t>voit qu’un seul</w:t>
      </w:r>
      <w:r w:rsidR="009A5BC9" w:rsidRPr="007F7FEB">
        <w:t>.</w:t>
      </w:r>
    </w:p>
    <w:p w14:paraId="6914A43E" w14:textId="674C3078" w:rsidR="00C13C93" w:rsidRPr="007F7FEB" w:rsidRDefault="00C13C93" w:rsidP="00A00A7A">
      <w:r w:rsidRPr="007F7FEB">
        <w:rPr>
          <w:noProof/>
          <w:lang w:eastAsia="fr-CH"/>
        </w:rPr>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bookmarkStart w:id="66" w:name="_Toc532721100"/>
    <w:p w14:paraId="6E06ADC2" w14:textId="782B72AA" w:rsidR="009A5BC9" w:rsidRPr="007F7FEB" w:rsidRDefault="001962A3" w:rsidP="00EE5081">
      <w:pPr>
        <w:pStyle w:val="Titre4"/>
      </w:pPr>
      <w:r w:rsidRPr="007F7FEB">
        <w:rPr>
          <w:noProof/>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BC13CF" w:rsidRPr="00794D7B" w:rsidRDefault="00BC13CF"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BC13CF" w:rsidRPr="00794D7B" w:rsidRDefault="00BC13CF" w:rsidP="00A00A7A">
                      <w:pPr>
                        <w:pStyle w:val="Lgende"/>
                        <w:rPr>
                          <w:b/>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7F7FEB">
        <w:t>Raid Logiciel</w:t>
      </w:r>
      <w:bookmarkEnd w:id="66"/>
    </w:p>
    <w:p w14:paraId="5795AFB6" w14:textId="35DACE9B" w:rsidR="009A5BC9" w:rsidRPr="007F7FEB" w:rsidRDefault="00C13C93" w:rsidP="00A00A7A">
      <w:r w:rsidRPr="007F7FEB">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7F7FEB">
        <w:t>Différemment</w:t>
      </w:r>
      <w:r w:rsidR="001962A3" w:rsidRPr="007F7FEB">
        <w:t xml:space="preserve"> du raid matériel les système raid logiciel n’ont pas besoin d’une carte dédié pour fonctionner, ce dernier utilise le noyau de l’hôte sur lequel il est configuré. Ce système est plus </w:t>
      </w:r>
      <w:r w:rsidRPr="007F7FEB">
        <w:t>accessible</w:t>
      </w:r>
      <w:r w:rsidR="001962A3" w:rsidRPr="007F7FEB">
        <w:t xml:space="preserve"> car c’est l’hôte qui va gérer le traitement de données, c’est une solution moins couteuse mais aussi moins performante.</w:t>
      </w:r>
    </w:p>
    <w:p w14:paraId="24024ECB" w14:textId="77777777" w:rsidR="00C82B46" w:rsidRPr="007F7FEB" w:rsidRDefault="00C82B46" w:rsidP="00A00A7A"/>
    <w:p w14:paraId="6381C0FE" w14:textId="0E7846F7" w:rsidR="003F547E" w:rsidRPr="007F7FEB" w:rsidRDefault="003F547E" w:rsidP="00EE5081">
      <w:pPr>
        <w:pStyle w:val="Titre3"/>
        <w:rPr>
          <w:lang w:val="en-GB"/>
        </w:rPr>
      </w:pPr>
      <w:bookmarkStart w:id="67" w:name="_Toc532721101"/>
      <w:r w:rsidRPr="007F7FEB">
        <w:rPr>
          <w:lang w:val="en-GB"/>
        </w:rPr>
        <w:t xml:space="preserve">Le JBOD (Just A Bunch </w:t>
      </w:r>
      <w:r w:rsidR="002D7338" w:rsidRPr="007F7FEB">
        <w:rPr>
          <w:lang w:val="en-GB"/>
        </w:rPr>
        <w:t>Of</w:t>
      </w:r>
      <w:r w:rsidRPr="007F7FEB">
        <w:rPr>
          <w:lang w:val="en-GB"/>
        </w:rPr>
        <w:t xml:space="preserve"> Disks</w:t>
      </w:r>
      <w:r w:rsidR="002D7338" w:rsidRPr="007F7FEB">
        <w:rPr>
          <w:lang w:val="en-GB"/>
        </w:rPr>
        <w:t>):</w:t>
      </w:r>
      <w:bookmarkEnd w:id="67"/>
    </w:p>
    <w:p w14:paraId="3BA335E4" w14:textId="5937842E" w:rsidR="003F547E" w:rsidRPr="007F7FEB" w:rsidRDefault="003F547E" w:rsidP="00A00A7A">
      <w:pPr>
        <w:rPr>
          <w:rFonts w:ascii="Calibri-Light" w:hAnsi="Calibri-Light" w:cs="Calibri-Light"/>
          <w:sz w:val="26"/>
          <w:szCs w:val="26"/>
        </w:rPr>
      </w:pPr>
      <w:r w:rsidRPr="007F7FEB">
        <w:t>Ce RAID permet de rassembler tous nos disques en seul virtuel. Si vous avez des disques de 12, 33 et 44 Go sa vous fera un disque de 89 Go</w:t>
      </w:r>
    </w:p>
    <w:p w14:paraId="7F5740B8" w14:textId="4CD2C526" w:rsidR="003F547E" w:rsidRPr="007F7FEB" w:rsidRDefault="00BA54B8" w:rsidP="00EE5081">
      <w:pPr>
        <w:pStyle w:val="Titre3"/>
      </w:pPr>
      <w:bookmarkStart w:id="68" w:name="_Toc532721102"/>
      <w:r w:rsidRPr="007F7FEB">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0 (entrelacement) :</w:t>
      </w:r>
      <w:bookmarkEnd w:id="68"/>
      <w:r w:rsidRPr="007F7FEB">
        <w:rPr>
          <w:noProof/>
        </w:rPr>
        <w:t xml:space="preserve"> </w:t>
      </w:r>
    </w:p>
    <w:p w14:paraId="515ACB54" w14:textId="0248D7D2" w:rsidR="003F547E" w:rsidRPr="007F7FEB" w:rsidRDefault="003F547E" w:rsidP="00A00A7A">
      <w:r w:rsidRPr="007F7FEB">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Pr="007F7FEB" w:rsidRDefault="003F547E" w:rsidP="00A00A7A">
      <w:r w:rsidRPr="007F7FEB">
        <w:t xml:space="preserve">L’amélioration en vitesse vient du </w:t>
      </w:r>
      <w:r w:rsidR="00CF1B4B" w:rsidRPr="007F7FEB">
        <w:t>fait</w:t>
      </w:r>
      <w:r w:rsidRPr="007F7FEB">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7F7FEB" w:rsidRDefault="00234033" w:rsidP="00A00A7A">
      <w:r w:rsidRPr="007F7FEB">
        <w:lastRenderedPageBreak/>
        <w:t xml:space="preserve">Nbs de disques au minimum : </w:t>
      </w:r>
      <w:r w:rsidRPr="007F7FEB">
        <w:rPr>
          <w:b/>
        </w:rPr>
        <w:t>2</w:t>
      </w:r>
    </w:p>
    <w:p w14:paraId="316B5438" w14:textId="154C1000" w:rsidR="00234033" w:rsidRPr="007F7FEB" w:rsidRDefault="00234033" w:rsidP="00A00A7A">
      <w:r w:rsidRPr="007F7FEB">
        <w:t xml:space="preserve">Avantage(s) : </w:t>
      </w:r>
      <w:r w:rsidRPr="007F7FEB">
        <w:rPr>
          <w:b/>
        </w:rPr>
        <w:t>grande vitesse</w:t>
      </w:r>
    </w:p>
    <w:p w14:paraId="220E7AC9" w14:textId="3370DB82" w:rsidR="00234033" w:rsidRPr="007F7FEB" w:rsidRDefault="00234033" w:rsidP="00A00A7A">
      <w:r w:rsidRPr="007F7FEB">
        <w:t xml:space="preserve">Perte de disques max : </w:t>
      </w:r>
      <w:r w:rsidRPr="007F7FEB">
        <w:rPr>
          <w:b/>
        </w:rPr>
        <w:t>1</w:t>
      </w:r>
    </w:p>
    <w:p w14:paraId="0BA1D096" w14:textId="4F2F1723" w:rsidR="00234033" w:rsidRPr="007F7FEB" w:rsidRDefault="00234033" w:rsidP="00A00A7A">
      <w:r w:rsidRPr="007F7FEB">
        <w:t xml:space="preserve">Calcul volume : </w:t>
      </w:r>
      <w:r w:rsidRPr="007F7FEB">
        <w:rPr>
          <w:b/>
        </w:rPr>
        <w:t>nbDisk * singleDiskSize = capacity</w:t>
      </w:r>
      <w:r w:rsidRPr="007F7FEB">
        <w:t xml:space="preserve"> (</w:t>
      </w:r>
      <w:r w:rsidR="00726010" w:rsidRPr="007F7FEB">
        <w:t>ex :</w:t>
      </w:r>
      <w:r w:rsidRPr="007F7FEB">
        <w:t xml:space="preserve"> deux disques de 1TB = 2 * 1 = 2 TB)</w:t>
      </w:r>
    </w:p>
    <w:p w14:paraId="07D6BC1A" w14:textId="6115283E" w:rsidR="00234033" w:rsidRPr="007F7FEB" w:rsidRDefault="00234033" w:rsidP="00A00A7A"/>
    <w:p w14:paraId="3144A49B" w14:textId="77777777" w:rsidR="00234033" w:rsidRPr="007F7FEB" w:rsidRDefault="00234033" w:rsidP="00A00A7A"/>
    <w:p w14:paraId="110475F4" w14:textId="378688E6" w:rsidR="003F547E" w:rsidRPr="007F7FEB" w:rsidRDefault="00BA54B8" w:rsidP="00EE5081">
      <w:pPr>
        <w:pStyle w:val="Titre3"/>
      </w:pPr>
      <w:bookmarkStart w:id="69" w:name="_Toc532721103"/>
      <w:r w:rsidRPr="007F7FEB">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 (écriture miroir) :</w:t>
      </w:r>
      <w:bookmarkEnd w:id="69"/>
      <w:r w:rsidRPr="007F7FEB">
        <w:rPr>
          <w:noProof/>
        </w:rPr>
        <w:t xml:space="preserve"> </w:t>
      </w:r>
    </w:p>
    <w:p w14:paraId="3E713BC0" w14:textId="304DAF43" w:rsidR="003F547E" w:rsidRPr="007F7FEB" w:rsidRDefault="003F547E" w:rsidP="00A00A7A">
      <w:r w:rsidRPr="007F7FEB">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7F7FEB">
        <w:t>disques</w:t>
      </w:r>
      <w:r w:rsidRPr="007F7FEB">
        <w:t xml:space="preserve"> de 100 Go ne ferons que 100 Go.</w:t>
      </w:r>
    </w:p>
    <w:p w14:paraId="686779F5" w14:textId="1C5E8E58" w:rsidR="00726010" w:rsidRPr="007F7FEB" w:rsidRDefault="00726010" w:rsidP="00A00A7A">
      <w:r w:rsidRPr="007F7FEB">
        <w:t>Nbs de disques au minimum :</w:t>
      </w:r>
      <w:r w:rsidR="00877428" w:rsidRPr="007F7FEB">
        <w:t xml:space="preserve"> </w:t>
      </w:r>
      <w:r w:rsidR="00877428" w:rsidRPr="007F7FEB">
        <w:rPr>
          <w:b/>
        </w:rPr>
        <w:t>2</w:t>
      </w:r>
    </w:p>
    <w:p w14:paraId="64BEAAA1" w14:textId="37530D68" w:rsidR="00726010" w:rsidRPr="007F7FEB" w:rsidRDefault="00726010" w:rsidP="00A00A7A">
      <w:r w:rsidRPr="007F7FEB">
        <w:t>Avantage(s) :</w:t>
      </w:r>
      <w:r w:rsidR="006E3FF5" w:rsidRPr="007F7FEB">
        <w:t xml:space="preserve"> </w:t>
      </w:r>
      <w:r w:rsidR="008C3D17" w:rsidRPr="007F7FEB">
        <w:t>bonne protection de dnnées</w:t>
      </w:r>
    </w:p>
    <w:p w14:paraId="01A4E1A5" w14:textId="3D4168C1" w:rsidR="00726010" w:rsidRPr="007F7FEB" w:rsidRDefault="00726010" w:rsidP="00A00A7A">
      <w:r w:rsidRPr="007F7FEB">
        <w:t>Perte de disques max :</w:t>
      </w:r>
      <w:r w:rsidR="006E3FF5" w:rsidRPr="007F7FEB">
        <w:t xml:space="preserve"> </w:t>
      </w:r>
      <w:r w:rsidR="006E3FF5" w:rsidRPr="007F7FEB">
        <w:rPr>
          <w:b/>
        </w:rPr>
        <w:t>n-1</w:t>
      </w:r>
      <w:r w:rsidR="006E3FF5" w:rsidRPr="007F7FEB">
        <w:t xml:space="preserve"> (nbDisk -1)</w:t>
      </w:r>
    </w:p>
    <w:p w14:paraId="2F495EFB" w14:textId="0D7849A7" w:rsidR="00726010" w:rsidRPr="007F7FEB" w:rsidRDefault="00726010" w:rsidP="00A00A7A">
      <w:r w:rsidRPr="007F7FEB">
        <w:t>Calcul volume :</w:t>
      </w:r>
      <w:r w:rsidR="00C5055C" w:rsidRPr="007F7FEB">
        <w:t xml:space="preserve"> 50% du volume total</w:t>
      </w:r>
    </w:p>
    <w:p w14:paraId="7B321203" w14:textId="56D809F8" w:rsidR="00BA54B8" w:rsidRPr="007F7FEB" w:rsidRDefault="00AB17F1" w:rsidP="00A00A7A">
      <w:pPr>
        <w:rPr>
          <w:rFonts w:ascii="Calibri-Light" w:hAnsi="Calibri-Light" w:cs="Calibri-Light"/>
          <w:sz w:val="26"/>
          <w:szCs w:val="26"/>
        </w:rPr>
      </w:pPr>
      <w:r w:rsidRPr="007F7FEB">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Pr="007F7FEB" w:rsidRDefault="003F547E" w:rsidP="00EE5081">
      <w:pPr>
        <w:pStyle w:val="Titre3"/>
      </w:pPr>
      <w:bookmarkStart w:id="70" w:name="_Toc532721104"/>
      <w:r w:rsidRPr="007F7FEB">
        <w:t>RAID 1E (écriture miroir entrelacée) :</w:t>
      </w:r>
      <w:bookmarkEnd w:id="70"/>
    </w:p>
    <w:p w14:paraId="4C387E2E" w14:textId="1B91BFBC" w:rsidR="003F547E" w:rsidRPr="007F7FEB" w:rsidRDefault="003F547E" w:rsidP="00A00A7A">
      <w:r w:rsidRPr="007F7FEB">
        <w:t xml:space="preserve">Le RAID 1E mélange le RAID 0 et 1. Il est utilisable à partir de 3 </w:t>
      </w:r>
      <w:r w:rsidR="00CF1B4B" w:rsidRPr="007F7FEB">
        <w:t>disques</w:t>
      </w:r>
      <w:r w:rsidRPr="007F7FEB">
        <w:t xml:space="preserve"> et est utile sur </w:t>
      </w:r>
      <w:r w:rsidR="00CF1B4B" w:rsidRPr="007F7FEB">
        <w:t>un nombre impair</w:t>
      </w:r>
      <w:r w:rsidRPr="007F7FEB">
        <w:t xml:space="preserve"> de disque (</w:t>
      </w:r>
      <w:r w:rsidRPr="007F7FEB">
        <w:rPr>
          <w:rFonts w:ascii="Minion-Italic" w:hAnsi="Minion-Italic" w:cs="Minion-Italic"/>
          <w:i/>
          <w:iCs/>
          <w:sz w:val="19"/>
          <w:szCs w:val="19"/>
        </w:rPr>
        <w:t>”En cas d’utilisation d’un nombre pair de disques, il est toujours préférable d’utiliser RAID 10”</w:t>
      </w:r>
      <w:r w:rsidRPr="007F7FEB">
        <w:t>). Il permet d’avoir le bonus de vitesse du RAID 0 et la sécurité du RAID 1. Il utilise lui aussi 50% de l’intégralité des disques dur.</w:t>
      </w:r>
    </w:p>
    <w:p w14:paraId="4EF0852A" w14:textId="64BE96D6" w:rsidR="007C3DC9" w:rsidRPr="007F7FEB" w:rsidRDefault="007C3DC9" w:rsidP="00A00A7A">
      <w:r w:rsidRPr="007F7FEB">
        <w:t xml:space="preserve">Nbs de disques au minimum : </w:t>
      </w:r>
      <w:r w:rsidRPr="007F7FEB">
        <w:rPr>
          <w:b/>
        </w:rPr>
        <w:t>3</w:t>
      </w:r>
    </w:p>
    <w:p w14:paraId="7C3179B1" w14:textId="1BAE3EF3" w:rsidR="007C3DC9" w:rsidRPr="007F7FEB" w:rsidRDefault="007C3DC9" w:rsidP="00A00A7A">
      <w:r w:rsidRPr="007F7FEB">
        <w:t xml:space="preserve">Avantage(s) : grande vitesse et bonne fiabilité </w:t>
      </w:r>
    </w:p>
    <w:p w14:paraId="1116688D" w14:textId="77777777" w:rsidR="007C3DC9" w:rsidRPr="007F7FEB" w:rsidRDefault="007C3DC9" w:rsidP="00A00A7A">
      <w:r w:rsidRPr="007F7FEB">
        <w:t xml:space="preserve">Perte de disques max : </w:t>
      </w:r>
      <w:r w:rsidRPr="007F7FEB">
        <w:rPr>
          <w:b/>
        </w:rPr>
        <w:t>1</w:t>
      </w:r>
    </w:p>
    <w:p w14:paraId="5CBFD210" w14:textId="62BEC9C4" w:rsidR="00AB17F1" w:rsidRPr="007F7FEB" w:rsidRDefault="007C3DC9" w:rsidP="00A00A7A">
      <w:r w:rsidRPr="007F7FEB">
        <w:t>Calcul volume : 50% du volume total</w:t>
      </w:r>
    </w:p>
    <w:p w14:paraId="4C4F6262" w14:textId="77777777" w:rsidR="00700F12" w:rsidRPr="007F7FEB" w:rsidRDefault="00700F12" w:rsidP="00A00A7A"/>
    <w:p w14:paraId="2E4D93B0" w14:textId="035E6BCD" w:rsidR="003F547E" w:rsidRPr="007F7FEB" w:rsidRDefault="003F547E" w:rsidP="00EE5081">
      <w:pPr>
        <w:pStyle w:val="Titre3"/>
      </w:pPr>
      <w:bookmarkStart w:id="71" w:name="_Toc532721105"/>
      <w:r w:rsidRPr="007F7FEB">
        <w:lastRenderedPageBreak/>
        <w:t>RAID 5 (entrelacement avec parité) :</w:t>
      </w:r>
      <w:bookmarkEnd w:id="71"/>
    </w:p>
    <w:p w14:paraId="4396B0C5" w14:textId="07084153" w:rsidR="00700F12" w:rsidRPr="007F7FEB" w:rsidRDefault="00AB17F1" w:rsidP="00A00A7A">
      <w:r w:rsidRPr="007F7FEB">
        <w:rPr>
          <w:rFonts w:ascii="Minion-Italic" w:hAnsi="Minion-Italic" w:cs="Minion-Italic"/>
          <w:i/>
          <w:iCs/>
          <w:noProof/>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7F7FEB">
        <w:t>[disque</w:t>
      </w:r>
      <w:r w:rsidR="003F547E" w:rsidRPr="007F7FEB">
        <w:t xml:space="preserve"> fois (x-1) EX : 60*(4-2) = 120 </w:t>
      </w:r>
      <w:r w:rsidR="00CF1B4B" w:rsidRPr="007F7FEB">
        <w:t>Go]</w:t>
      </w:r>
    </w:p>
    <w:p w14:paraId="14514B1A" w14:textId="3886C3C0" w:rsidR="00131A7B" w:rsidRPr="007F7FEB" w:rsidRDefault="00131A7B" w:rsidP="00A00A7A">
      <w:r w:rsidRPr="007F7FEB">
        <w:t xml:space="preserve">Nbs de disques au minimum : </w:t>
      </w:r>
      <w:r w:rsidR="002C3149" w:rsidRPr="007F7FEB">
        <w:rPr>
          <w:b/>
        </w:rPr>
        <w:t>3</w:t>
      </w:r>
    </w:p>
    <w:p w14:paraId="0DBAD693" w14:textId="7D073021" w:rsidR="00131A7B" w:rsidRPr="007F7FEB" w:rsidRDefault="00131A7B" w:rsidP="00A00A7A">
      <w:r w:rsidRPr="007F7FEB">
        <w:t xml:space="preserve">Avantage(s) : </w:t>
      </w:r>
      <w:r w:rsidR="00700F12" w:rsidRPr="007F7FEB">
        <w:t>conçu pour assurer la perte d’un disque</w:t>
      </w:r>
    </w:p>
    <w:p w14:paraId="53C68CBC" w14:textId="77777777" w:rsidR="00131A7B" w:rsidRPr="007F7FEB" w:rsidRDefault="00131A7B" w:rsidP="00A00A7A">
      <w:r w:rsidRPr="007F7FEB">
        <w:t xml:space="preserve">Perte de disques max : </w:t>
      </w:r>
      <w:r w:rsidRPr="007F7FEB">
        <w:rPr>
          <w:b/>
        </w:rPr>
        <w:t>1</w:t>
      </w:r>
    </w:p>
    <w:p w14:paraId="13226845" w14:textId="4C4EE8F7" w:rsidR="00131A7B" w:rsidRPr="007F7FEB" w:rsidRDefault="00131A7B" w:rsidP="00A00A7A">
      <w:pPr>
        <w:rPr>
          <w:lang w:val="en-GB"/>
        </w:rPr>
      </w:pPr>
      <w:r w:rsidRPr="007F7FEB">
        <w:rPr>
          <w:lang w:val="en-GB"/>
        </w:rPr>
        <w:t xml:space="preserve">Calcul </w:t>
      </w:r>
      <w:r w:rsidR="009963F3" w:rsidRPr="007F7FEB">
        <w:rPr>
          <w:lang w:val="en-GB"/>
        </w:rPr>
        <w:t>volume:</w:t>
      </w:r>
      <w:r w:rsidR="002C3149" w:rsidRPr="007F7FEB">
        <w:rPr>
          <w:lang w:val="en-GB"/>
        </w:rPr>
        <w:t xml:space="preserve"> (nbDisk – 1) * singleDiskSize = capacity</w:t>
      </w:r>
    </w:p>
    <w:p w14:paraId="331AF95C" w14:textId="369FFFD8" w:rsidR="00A4312A" w:rsidRDefault="00A4312A" w:rsidP="00EE5081">
      <w:pPr>
        <w:pStyle w:val="Titre3"/>
      </w:pPr>
      <w:bookmarkStart w:id="72" w:name="_Toc532721106"/>
      <w:r>
        <w:t>RAID 5EE (Hot Space)</w:t>
      </w:r>
      <w:bookmarkEnd w:id="72"/>
    </w:p>
    <w:p w14:paraId="3326D6E3" w14:textId="77EA3B4A" w:rsidR="00A4312A" w:rsidRDefault="00A4312A" w:rsidP="00A4312A">
      <w:r>
        <w:t>Au niveau de la protection, le RAID 5EE est équivalent au RAID 5. La diffèrence est que le nombre d’écriture par seconde est plus grande grâce à l’utilisation d’un disque supplémentaire.</w:t>
      </w:r>
    </w:p>
    <w:p w14:paraId="6FF19033" w14:textId="7B12FA2A" w:rsidR="00A4312A" w:rsidRDefault="00A4312A" w:rsidP="00A4312A">
      <w:r>
        <w:t xml:space="preserve">L’inconvénient du RAID 5EE est que le disque de secours ne peut être commun a plusieurs piles physiques, comme pourrait le faire le RAID 5. </w:t>
      </w:r>
    </w:p>
    <w:p w14:paraId="076E4390" w14:textId="7BF34EF9" w:rsidR="00873D74" w:rsidRPr="007F7FEB" w:rsidRDefault="00873D74" w:rsidP="00873D74">
      <w:r w:rsidRPr="007F7FEB">
        <w:t xml:space="preserve">Nbs de disques au minimum : </w:t>
      </w:r>
      <w:r>
        <w:rPr>
          <w:b/>
        </w:rPr>
        <w:t>4 à 16</w:t>
      </w:r>
    </w:p>
    <w:p w14:paraId="2C22ACE0" w14:textId="77777777" w:rsidR="00873D74" w:rsidRPr="007F7FEB" w:rsidRDefault="00873D74" w:rsidP="00873D74">
      <w:r w:rsidRPr="007F7FEB">
        <w:t>Avantage(s) : conçu pour assurer la perte d’un disque</w:t>
      </w:r>
    </w:p>
    <w:p w14:paraId="494EE4BE" w14:textId="77777777" w:rsidR="00873D74" w:rsidRPr="007F7FEB" w:rsidRDefault="00873D74" w:rsidP="00873D74">
      <w:r w:rsidRPr="007F7FEB">
        <w:t xml:space="preserve">Perte de disques max : </w:t>
      </w:r>
      <w:r w:rsidRPr="007F7FEB">
        <w:rPr>
          <w:b/>
        </w:rPr>
        <w:t>1</w:t>
      </w:r>
    </w:p>
    <w:p w14:paraId="72AA1EEB" w14:textId="29358217" w:rsidR="00873D74" w:rsidRPr="007F7FEB" w:rsidRDefault="00873D74" w:rsidP="00873D74">
      <w:pPr>
        <w:rPr>
          <w:lang w:val="en-GB"/>
        </w:rPr>
      </w:pPr>
      <w:r w:rsidRPr="007F7FEB">
        <w:rPr>
          <w:lang w:val="en-GB"/>
        </w:rPr>
        <w:t xml:space="preserve">Calcul </w:t>
      </w:r>
      <w:r w:rsidR="009963F3" w:rsidRPr="007F7FEB">
        <w:rPr>
          <w:lang w:val="en-GB"/>
        </w:rPr>
        <w:t>volume:</w:t>
      </w:r>
      <w:r w:rsidRPr="007F7FEB">
        <w:rPr>
          <w:lang w:val="en-GB"/>
        </w:rPr>
        <w:t xml:space="preserve"> (nbDisk – 1) * singleDiskSize = capacity</w:t>
      </w:r>
    </w:p>
    <w:p w14:paraId="22141EAA" w14:textId="77777777" w:rsidR="00873D74" w:rsidRPr="00A4312A" w:rsidRDefault="00873D74" w:rsidP="00A4312A"/>
    <w:p w14:paraId="01FDE6C5" w14:textId="14BD0950" w:rsidR="000B0E89" w:rsidRPr="007F7FEB" w:rsidRDefault="00AB17F1" w:rsidP="00EE5081">
      <w:pPr>
        <w:pStyle w:val="Titre3"/>
      </w:pPr>
      <w:bookmarkStart w:id="73" w:name="_Toc532721107"/>
      <w:r w:rsidRPr="007F7FEB">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 (entrelacement avec double parité) :</w:t>
      </w:r>
      <w:bookmarkEnd w:id="73"/>
    </w:p>
    <w:p w14:paraId="62B8DFAE" w14:textId="576C9F80" w:rsidR="00AB17F1" w:rsidRPr="007F7FEB" w:rsidRDefault="003F547E" w:rsidP="00A00A7A">
      <w:r w:rsidRPr="007F7FEB">
        <w:t xml:space="preserve">Le RAID 6 fonctionne comme le RAID 5 a part qu’il a une double parité, La vitesse d’écriture est moins bonne et il a besoin de 2 </w:t>
      </w:r>
      <w:r w:rsidR="00CF1B4B" w:rsidRPr="007F7FEB">
        <w:t>disques</w:t>
      </w:r>
      <w:r w:rsidRPr="007F7FEB">
        <w:t xml:space="preserve"> de secours mais il permet une perte de 2 </w:t>
      </w:r>
      <w:r w:rsidR="00CF1B4B" w:rsidRPr="007F7FEB">
        <w:t>disques</w:t>
      </w:r>
      <w:r w:rsidRPr="007F7FEB">
        <w:t xml:space="preserve">. </w:t>
      </w:r>
      <w:r w:rsidR="005B612B" w:rsidRPr="007F7FEB">
        <w:t>Le</w:t>
      </w:r>
      <w:r w:rsidRPr="007F7FEB">
        <w:t xml:space="preserve"> calcul de capacité est de de </w:t>
      </w:r>
      <w:r w:rsidR="005B612B" w:rsidRPr="007F7FEB">
        <w:t>[disque</w:t>
      </w:r>
      <w:r w:rsidRPr="007F7FEB">
        <w:t xml:space="preserve"> fois (x-1) EX : 60*(4-2) = 120 </w:t>
      </w:r>
      <w:r w:rsidR="005B612B" w:rsidRPr="007F7FEB">
        <w:t>Go]</w:t>
      </w:r>
    </w:p>
    <w:p w14:paraId="2D75FF7C" w14:textId="23719274" w:rsidR="00700F12" w:rsidRPr="007F7FEB" w:rsidRDefault="00700F12" w:rsidP="00A00A7A">
      <w:r w:rsidRPr="007F7FEB">
        <w:t xml:space="preserve">Nbs de disques au minimum : </w:t>
      </w:r>
      <w:r w:rsidR="00746200" w:rsidRPr="007F7FEB">
        <w:rPr>
          <w:b/>
        </w:rPr>
        <w:t>4</w:t>
      </w:r>
    </w:p>
    <w:p w14:paraId="22D6FC29" w14:textId="624CC3C0" w:rsidR="00700F12" w:rsidRPr="007F7FEB" w:rsidRDefault="00700F12" w:rsidP="00A00A7A">
      <w:r w:rsidRPr="007F7FEB">
        <w:t xml:space="preserve">Avantage(s) : </w:t>
      </w:r>
      <w:r w:rsidR="007F7E75" w:rsidRPr="007F7FEB">
        <w:t xml:space="preserve">plus grande sécurité </w:t>
      </w:r>
    </w:p>
    <w:p w14:paraId="2C9468A5" w14:textId="4963ADA8" w:rsidR="00700F12" w:rsidRPr="007F7FEB" w:rsidRDefault="00700F12" w:rsidP="00A00A7A">
      <w:r w:rsidRPr="007F7FEB">
        <w:t xml:space="preserve">Perte de disques max : </w:t>
      </w:r>
      <w:r w:rsidR="007F7E75" w:rsidRPr="007F7FEB">
        <w:rPr>
          <w:b/>
        </w:rPr>
        <w:t>2</w:t>
      </w:r>
    </w:p>
    <w:p w14:paraId="73FB2206" w14:textId="2FDB7C2C" w:rsidR="00AB17F1" w:rsidRPr="007F7FEB" w:rsidRDefault="00700F12" w:rsidP="00A00A7A">
      <w:pPr>
        <w:rPr>
          <w:lang w:val="en-GB"/>
        </w:rPr>
      </w:pPr>
      <w:r w:rsidRPr="007F7FEB">
        <w:rPr>
          <w:lang w:val="en-GB"/>
        </w:rPr>
        <w:t xml:space="preserve">Calcul </w:t>
      </w:r>
      <w:r w:rsidR="009963F3" w:rsidRPr="007F7FEB">
        <w:rPr>
          <w:lang w:val="en-GB"/>
        </w:rPr>
        <w:t>volume:</w:t>
      </w:r>
      <w:r w:rsidRPr="007F7FEB">
        <w:rPr>
          <w:lang w:val="en-GB"/>
        </w:rPr>
        <w:t xml:space="preserve"> </w:t>
      </w:r>
      <w:r w:rsidR="00985A0E" w:rsidRPr="007F7FEB">
        <w:rPr>
          <w:lang w:val="en-GB"/>
        </w:rPr>
        <w:t>(nbDisk – 2) * singleDiskSize = capacity</w:t>
      </w:r>
    </w:p>
    <w:p w14:paraId="3CC1DB6E" w14:textId="5A07DCF0" w:rsidR="0051309C" w:rsidRPr="007F7FEB" w:rsidRDefault="0051309C" w:rsidP="00A00A7A">
      <w:pPr>
        <w:rPr>
          <w:lang w:val="en-GB"/>
        </w:rPr>
      </w:pPr>
    </w:p>
    <w:p w14:paraId="0804796C" w14:textId="7AB3BDC6" w:rsidR="003F547E" w:rsidRPr="007F7FEB" w:rsidRDefault="0051309C" w:rsidP="00EE5081">
      <w:pPr>
        <w:pStyle w:val="Titre3"/>
      </w:pPr>
      <w:bookmarkStart w:id="74" w:name="_Toc532721108"/>
      <w:r w:rsidRPr="007F7FEB">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10 (ensembles RAID 1 entrelacés) :</w:t>
      </w:r>
      <w:bookmarkEnd w:id="74"/>
    </w:p>
    <w:p w14:paraId="6387EBD3" w14:textId="3F8F3F68" w:rsidR="00AB17F1" w:rsidRPr="007F7FEB" w:rsidRDefault="003F547E" w:rsidP="00A00A7A">
      <w:r w:rsidRPr="007F7FEB">
        <w:t>Le RAID 10 permet aussi comme le RAID 1</w:t>
      </w:r>
      <w:r w:rsidRPr="007F7FEB">
        <w:rPr>
          <w:vertAlign w:val="superscript"/>
        </w:rPr>
        <w:t>E</w:t>
      </w:r>
      <w:r w:rsidRPr="007F7FEB">
        <w:t xml:space="preserve"> d’avoir une vitesse de d’écriture accélérer tout en ayant du mirroring. La différence est qu’il marche avec des disques en nombre pair. L’architecture est 2 </w:t>
      </w:r>
      <w:r w:rsidR="00CF1B4B" w:rsidRPr="007F7FEB">
        <w:t>disques</w:t>
      </w:r>
      <w:r w:rsidRPr="007F7FEB">
        <w:t xml:space="preserve"> forme un disque en RAID 0 et </w:t>
      </w:r>
      <w:r w:rsidR="004220BC" w:rsidRPr="007F7FEB">
        <w:t>un deuxième pair</w:t>
      </w:r>
      <w:r w:rsidRPr="007F7FEB">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7F7FEB" w:rsidRDefault="0051309C" w:rsidP="00A00A7A">
      <w:r w:rsidRPr="007F7FEB">
        <w:t xml:space="preserve">Nbs de disques au minimum : </w:t>
      </w:r>
      <w:r w:rsidR="00510772" w:rsidRPr="007F7FEB">
        <w:rPr>
          <w:b/>
        </w:rPr>
        <w:t>4</w:t>
      </w:r>
    </w:p>
    <w:p w14:paraId="41BCBAAC" w14:textId="42D0321B" w:rsidR="0051309C" w:rsidRPr="007F7FEB" w:rsidRDefault="0051309C" w:rsidP="00A00A7A">
      <w:r w:rsidRPr="007F7FEB">
        <w:t xml:space="preserve">Avantage(s) : </w:t>
      </w:r>
      <w:r w:rsidR="00F43606" w:rsidRPr="007F7FEB">
        <w:t>redondance des données et bonne vitesse d’écriture</w:t>
      </w:r>
      <w:r w:rsidRPr="007F7FEB">
        <w:t xml:space="preserve"> </w:t>
      </w:r>
    </w:p>
    <w:p w14:paraId="00521F72" w14:textId="009B00B8" w:rsidR="0051309C" w:rsidRPr="007F7FEB" w:rsidRDefault="0051309C" w:rsidP="00A00A7A">
      <w:r w:rsidRPr="007F7FEB">
        <w:t xml:space="preserve">Perte de disques max : </w:t>
      </w:r>
      <w:r w:rsidRPr="007F7FEB">
        <w:rPr>
          <w:b/>
        </w:rPr>
        <w:t>2</w:t>
      </w:r>
    </w:p>
    <w:p w14:paraId="698D0C69" w14:textId="00E91E4A" w:rsidR="0051309C" w:rsidRPr="007F7FEB" w:rsidRDefault="0051309C" w:rsidP="00A00A7A">
      <w:r w:rsidRPr="007F7FEB">
        <w:t xml:space="preserve">Calcul volume : </w:t>
      </w:r>
      <w:r w:rsidR="00510772" w:rsidRPr="007F7FEB">
        <w:t>50% du volume total</w:t>
      </w:r>
    </w:p>
    <w:p w14:paraId="086951BC" w14:textId="41980D25" w:rsidR="0051309C" w:rsidRPr="007F7FEB" w:rsidRDefault="0051309C" w:rsidP="00A00A7A"/>
    <w:p w14:paraId="25AEE434" w14:textId="55773F80" w:rsidR="00AB17F1" w:rsidRPr="007F7FEB" w:rsidRDefault="00EE565D" w:rsidP="00EE5081">
      <w:pPr>
        <w:pStyle w:val="Titre3"/>
      </w:pPr>
      <w:bookmarkStart w:id="75" w:name="_Toc532721109"/>
      <w:r w:rsidRPr="007F7FEB">
        <w:rPr>
          <w:rFonts w:ascii="Minion-Italic" w:hAnsi="Minion-Italic" w:cs="Minion-Italic"/>
          <w:i/>
          <w:iCs/>
          <w:noProof/>
          <w:sz w:val="19"/>
          <w:szCs w:val="19"/>
          <w:lang w:eastAsia="fr-CH"/>
        </w:rPr>
        <w:drawing>
          <wp:anchor distT="0" distB="0" distL="114300" distR="114300" simplePos="0" relativeHeight="251680768" behindDoc="0" locked="0" layoutInCell="1" allowOverlap="1" wp14:anchorId="313F68FA" wp14:editId="225E8247">
            <wp:simplePos x="0" y="0"/>
            <wp:positionH relativeFrom="column">
              <wp:posOffset>4383405</wp:posOffset>
            </wp:positionH>
            <wp:positionV relativeFrom="paragraph">
              <wp:posOffset>5715</wp:posOffset>
            </wp:positionV>
            <wp:extent cx="1918335" cy="1325245"/>
            <wp:effectExtent l="0" t="0" r="5715" b="825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335" cy="1325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50 (ensembles RAID 5 entrelacés) :</w:t>
      </w:r>
      <w:bookmarkEnd w:id="75"/>
    </w:p>
    <w:p w14:paraId="2FB7BD7F" w14:textId="4AEA018F" w:rsidR="00EE565D" w:rsidRPr="007F7FEB" w:rsidRDefault="00EE565D" w:rsidP="00A00A7A">
      <w:r w:rsidRPr="007F7FEB">
        <w:t xml:space="preserve">Nbs de disques au minimum : </w:t>
      </w:r>
      <w:r w:rsidR="003E67D9" w:rsidRPr="007F7FEB">
        <w:rPr>
          <w:b/>
        </w:rPr>
        <w:t>6</w:t>
      </w:r>
    </w:p>
    <w:p w14:paraId="36ED8BA7" w14:textId="0CFCCB07" w:rsidR="00EE565D" w:rsidRPr="007F7FEB" w:rsidRDefault="00EE565D" w:rsidP="00A00A7A">
      <w:r w:rsidRPr="007F7FEB">
        <w:t xml:space="preserve">Avantage(s) : </w:t>
      </w:r>
      <w:r w:rsidR="00D958EE" w:rsidRPr="007F7FEB">
        <w:rPr>
          <w:b/>
        </w:rPr>
        <w:t>volume agrégé</w:t>
      </w:r>
    </w:p>
    <w:p w14:paraId="52134954" w14:textId="22E48921" w:rsidR="00EE565D" w:rsidRPr="007F7FEB" w:rsidRDefault="00EE565D" w:rsidP="00A00A7A">
      <w:r w:rsidRPr="007F7FEB">
        <w:t xml:space="preserve">Perte de disques max : </w:t>
      </w:r>
      <w:r w:rsidR="00CD4A35" w:rsidRPr="007F7FEB">
        <w:rPr>
          <w:b/>
        </w:rPr>
        <w:t>1</w:t>
      </w:r>
    </w:p>
    <w:p w14:paraId="1210F5F0" w14:textId="365111AF" w:rsidR="00EE565D" w:rsidRPr="007F7FEB" w:rsidRDefault="00EE565D" w:rsidP="00A00A7A">
      <w:r w:rsidRPr="007F7FEB">
        <w:t xml:space="preserve">Calcul volume : </w:t>
      </w:r>
      <w:r w:rsidR="00122DCC" w:rsidRPr="007F7FEB">
        <w:t>trop teck à calculer</w:t>
      </w:r>
    </w:p>
    <w:p w14:paraId="2E3AA1E1" w14:textId="6942D70C" w:rsidR="003F547E" w:rsidRPr="007F7FEB" w:rsidRDefault="00A00A7A" w:rsidP="00EE5081">
      <w:pPr>
        <w:pStyle w:val="Titre3"/>
      </w:pPr>
      <w:bookmarkStart w:id="76" w:name="_Toc532721110"/>
      <w:r w:rsidRPr="007F7FEB">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7E6834E6">
            <wp:simplePos x="0" y="0"/>
            <wp:positionH relativeFrom="column">
              <wp:posOffset>3320739</wp:posOffset>
            </wp:positionH>
            <wp:positionV relativeFrom="paragraph">
              <wp:posOffset>149815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F7FEB">
        <w:t>RAID 60 (ensembles RAID 6 entrelacés) :</w:t>
      </w:r>
      <w:bookmarkEnd w:id="76"/>
      <w:r w:rsidR="00AB17F1" w:rsidRPr="007F7FEB">
        <w:rPr>
          <w:rFonts w:ascii="Minion-Italic" w:hAnsi="Minion-Italic" w:cs="Minion-Italic"/>
          <w:i/>
          <w:iCs/>
          <w:noProof/>
          <w:sz w:val="19"/>
          <w:szCs w:val="19"/>
        </w:rPr>
        <w:t xml:space="preserve"> </w:t>
      </w:r>
    </w:p>
    <w:p w14:paraId="0AB1CFB7" w14:textId="24158959" w:rsidR="003F547E" w:rsidRPr="007F7FEB" w:rsidRDefault="003F547E" w:rsidP="00A00A7A">
      <w:r w:rsidRPr="007F7FEB">
        <w:t xml:space="preserve">Le RAID 60 permet d’avoir 2 </w:t>
      </w:r>
      <w:r w:rsidR="00CF1B4B" w:rsidRPr="007F7FEB">
        <w:t>piles</w:t>
      </w:r>
      <w:r w:rsidRPr="007F7FEB">
        <w:t xml:space="preserve"> de disques en RAID 6 entrelacer en RAID 0. Chaque pile en RAID 6 a donc sa capacité à perde 2 disque et l’entrelacement entre chacune des piles accélère le traitement.</w:t>
      </w:r>
    </w:p>
    <w:p w14:paraId="48913217" w14:textId="67F78F41" w:rsidR="00EE565D" w:rsidRPr="007F7FEB" w:rsidRDefault="00EE565D" w:rsidP="00A00A7A">
      <w:r w:rsidRPr="007F7FEB">
        <w:t xml:space="preserve">Nbs de disques au minimum : </w:t>
      </w:r>
      <w:r w:rsidR="00957CB9" w:rsidRPr="007F7FEB">
        <w:rPr>
          <w:b/>
        </w:rPr>
        <w:t>8</w:t>
      </w:r>
    </w:p>
    <w:p w14:paraId="24B31A7F" w14:textId="22567005" w:rsidR="00957CB9" w:rsidRPr="007F7FEB" w:rsidRDefault="00EE565D" w:rsidP="00A00A7A">
      <w:r w:rsidRPr="007F7FEB">
        <w:t xml:space="preserve">Avantage(s) : </w:t>
      </w:r>
      <w:r w:rsidR="00957CB9" w:rsidRPr="007F7FEB">
        <w:t>beaucoup de disques avec redondance plus grande (la performance est nul)</w:t>
      </w:r>
    </w:p>
    <w:p w14:paraId="541B5A61" w14:textId="77777777" w:rsidR="00EE565D" w:rsidRPr="007F7FEB" w:rsidRDefault="00EE565D" w:rsidP="00A00A7A">
      <w:r w:rsidRPr="007F7FEB">
        <w:t xml:space="preserve">Perte de disques max : </w:t>
      </w:r>
      <w:r w:rsidRPr="007F7FEB">
        <w:rPr>
          <w:b/>
        </w:rPr>
        <w:t>2</w:t>
      </w:r>
    </w:p>
    <w:p w14:paraId="51F2BC18" w14:textId="2A013454" w:rsidR="00EE565D" w:rsidRDefault="00EE565D" w:rsidP="00A00A7A">
      <w:r w:rsidRPr="007F7FEB">
        <w:t xml:space="preserve">Calcul volume : </w:t>
      </w:r>
    </w:p>
    <w:p w14:paraId="763C6C7B" w14:textId="3E78ED1D" w:rsidR="0015111F" w:rsidRDefault="0015111F" w:rsidP="00EE5081">
      <w:pPr>
        <w:pStyle w:val="Titre3"/>
      </w:pPr>
      <w:bookmarkStart w:id="77" w:name="_Toc532721111"/>
      <w:r>
        <w:t>Raid DP</w:t>
      </w:r>
      <w:bookmarkEnd w:id="77"/>
    </w:p>
    <w:p w14:paraId="402D4B99" w14:textId="2A052F53" w:rsidR="0015111F" w:rsidRDefault="0015111F" w:rsidP="00A00A7A">
      <w:r>
        <w:t>Le RAID DP est une technologie utilisée par les systèmes NAS. Le principe du raid dp et de reprendre en grande partie le système du raid 6 mais avec des disques à double parités fixes.</w:t>
      </w:r>
      <w:r w:rsidR="00BF6391">
        <w:t xml:space="preserve"> C’est le seul système raid qui peux subir une perte de 2 disques dans un même groupe raid.</w:t>
      </w:r>
      <w:r w:rsidR="00AA5A15">
        <w:t xml:space="preserve"> Cette technologie est principalement utilisée par la société </w:t>
      </w:r>
      <w:r w:rsidR="00AA5A15" w:rsidRPr="00AA5A15">
        <w:rPr>
          <w:i/>
        </w:rPr>
        <w:t>NetApp</w:t>
      </w:r>
      <w:r w:rsidR="00AA5A15">
        <w:rPr>
          <w:i/>
        </w:rPr>
        <w:t>.</w:t>
      </w:r>
    </w:p>
    <w:p w14:paraId="14849A89" w14:textId="584F0715" w:rsidR="00AA5A15" w:rsidRPr="007F7FEB" w:rsidRDefault="00AA5A15" w:rsidP="00A00A7A">
      <w:r w:rsidRPr="007F7FEB">
        <w:t xml:space="preserve">Nbs de disques au minimum : </w:t>
      </w:r>
      <w:r>
        <w:rPr>
          <w:b/>
        </w:rPr>
        <w:t>4</w:t>
      </w:r>
    </w:p>
    <w:p w14:paraId="3E294632" w14:textId="01D05E8C" w:rsidR="00AA5A15" w:rsidRPr="007F7FEB" w:rsidRDefault="00AA5A15" w:rsidP="00A00A7A">
      <w:r w:rsidRPr="007F7FEB">
        <w:t xml:space="preserve">Avantage(s) : </w:t>
      </w:r>
      <w:r>
        <w:t>peut supporter un</w:t>
      </w:r>
      <w:r w:rsidR="004C2B43">
        <w:t>e</w:t>
      </w:r>
      <w:r>
        <w:t xml:space="preserve"> perte de 2 disques sur un même groupe raid</w:t>
      </w:r>
    </w:p>
    <w:p w14:paraId="5076D07E" w14:textId="5EF987E9" w:rsidR="00AA5A15" w:rsidRPr="007F7FEB" w:rsidRDefault="00AA5A15" w:rsidP="00A00A7A">
      <w:r w:rsidRPr="007F7FEB">
        <w:t xml:space="preserve">Perte de disques max : </w:t>
      </w:r>
      <w:r>
        <w:rPr>
          <w:b/>
        </w:rPr>
        <w:t>3</w:t>
      </w:r>
    </w:p>
    <w:p w14:paraId="15EF3302" w14:textId="240AA90E" w:rsidR="00AA5A15" w:rsidRPr="0015111F" w:rsidRDefault="00AA5A15" w:rsidP="00A00A7A">
      <w:r w:rsidRPr="007F7FEB">
        <w:lastRenderedPageBreak/>
        <w:t xml:space="preserve">Calcul volume : </w:t>
      </w:r>
      <w:r w:rsidR="001F7A0C">
        <w:t xml:space="preserve">(Nombre de disque – 2) * singleDiskSize = capacity </w:t>
      </w:r>
    </w:p>
    <w:p w14:paraId="7560C617" w14:textId="139FEB47" w:rsidR="00BD65C4" w:rsidRPr="007F7FEB" w:rsidRDefault="00BD65C4" w:rsidP="00A00A7A"/>
    <w:p w14:paraId="5B2C997B" w14:textId="55399D01" w:rsidR="000B0E89" w:rsidRPr="007F7FEB" w:rsidRDefault="0091562E" w:rsidP="00EE5081">
      <w:pPr>
        <w:pStyle w:val="Titre2"/>
      </w:pPr>
      <w:bookmarkStart w:id="78" w:name="_Toc532721112"/>
      <w:r w:rsidRPr="007F7FEB">
        <w:t>Les différents systèmes de stockages</w:t>
      </w:r>
      <w:bookmarkEnd w:id="78"/>
    </w:p>
    <w:p w14:paraId="590B346F" w14:textId="7A0B729F" w:rsidR="003510BF" w:rsidRPr="007F7FEB" w:rsidRDefault="005E1AD6" w:rsidP="00EE5081">
      <w:pPr>
        <w:pStyle w:val="Titre3"/>
      </w:pPr>
      <w:bookmarkStart w:id="79" w:name="_Toc532721113"/>
      <w:r>
        <w:rPr>
          <w:noProof/>
        </w:rPr>
        <w:pict w14:anchorId="56F18BE9">
          <v:shape id="_x0000_s1029" type="#_x0000_t75" style="position:absolute;left:0;text-align:left;margin-left:376.8pt;margin-top:73pt;width:76.65pt;height:102.15pt;z-index:251696128;mso-position-horizontal-relative:margin;mso-position-vertical-relative:margin">
            <v:imagedata r:id="rId34" o:title="Harvard_Mark_I_program_tape"/>
            <w10:wrap type="square" anchorx="margin" anchory="margin"/>
          </v:shape>
        </w:pict>
      </w:r>
      <w:r w:rsidR="003510BF" w:rsidRPr="007F7FEB">
        <w:t>Première génération</w:t>
      </w:r>
      <w:r w:rsidR="0008051F" w:rsidRPr="007F7FEB">
        <w:t xml:space="preserve"> – supports physiques</w:t>
      </w:r>
      <w:bookmarkEnd w:id="79"/>
    </w:p>
    <w:p w14:paraId="4AC53D5A" w14:textId="5A524A69" w:rsidR="00A52A68" w:rsidRPr="007F7FEB" w:rsidRDefault="00A52A68" w:rsidP="00EE5081">
      <w:pPr>
        <w:pStyle w:val="Titre4"/>
      </w:pPr>
      <w:bookmarkStart w:id="80" w:name="_Toc532721114"/>
      <w:r w:rsidRPr="007F7FEB">
        <w:t xml:space="preserve">Le </w:t>
      </w:r>
      <w:r w:rsidR="00A03392" w:rsidRPr="007F7FEB">
        <w:t>r</w:t>
      </w:r>
      <w:r w:rsidRPr="007F7FEB">
        <w:t>uban perforé</w:t>
      </w:r>
      <w:bookmarkEnd w:id="80"/>
    </w:p>
    <w:p w14:paraId="0797373D" w14:textId="3942464B" w:rsidR="00EA4CDF" w:rsidRPr="007F7FEB" w:rsidRDefault="00EA4CDF" w:rsidP="00A00A7A">
      <w:r w:rsidRPr="007F7FEB">
        <w:t>Le premier ruban perforé est apparu en 1725</w:t>
      </w:r>
      <w:r w:rsidR="00AD3931" w:rsidRPr="007F7FEB">
        <w:t>. Son inventeur Basile Bouchon l’utilisa dans son métier à tisser. Cette technologie est très vite devenue obsolète dû à l’arrivée de la « carte perforée ».</w:t>
      </w:r>
    </w:p>
    <w:p w14:paraId="62862283" w14:textId="62B817B2" w:rsidR="00016F35" w:rsidRPr="007F7FEB" w:rsidRDefault="00016F35" w:rsidP="00EE5081">
      <w:pPr>
        <w:pStyle w:val="Titre4"/>
      </w:pPr>
      <w:bookmarkStart w:id="81" w:name="_Toc532721115"/>
      <w:r w:rsidRPr="007F7FEB">
        <w:t>La carte perforée</w:t>
      </w:r>
      <w:bookmarkEnd w:id="81"/>
    </w:p>
    <w:p w14:paraId="75B823E9" w14:textId="4B720458" w:rsidR="004C47E0" w:rsidRPr="007F7FEB" w:rsidRDefault="00F05B15" w:rsidP="00A00A7A">
      <w:r>
        <w:rPr>
          <w:noProof/>
          <w:lang w:eastAsia="fr-CH"/>
        </w:rPr>
        <w:drawing>
          <wp:anchor distT="0" distB="0" distL="114300" distR="114300" simplePos="0" relativeHeight="251697152" behindDoc="0" locked="0" layoutInCell="1" allowOverlap="1" wp14:anchorId="1E24C5A6" wp14:editId="6A5C5D0E">
            <wp:simplePos x="0" y="0"/>
            <wp:positionH relativeFrom="margin">
              <wp:align>right</wp:align>
            </wp:positionH>
            <wp:positionV relativeFrom="margin">
              <wp:posOffset>2309495</wp:posOffset>
            </wp:positionV>
            <wp:extent cx="3148809" cy="1514475"/>
            <wp:effectExtent l="0" t="0" r="0" b="0"/>
            <wp:wrapSquare wrapText="bothSides"/>
            <wp:docPr id="17" name="Image 17" descr="C:\Users\qukr1\AppData\Local\Microsoft\Windows\INetCache\Content.Word\1200px-Punched_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kr1\AppData\Local\Microsoft\Windows\INetCache\Content.Word\1200px-Punched_car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48809"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1209" w:rsidRPr="007F7FEB">
        <w:t>La carte perforée est l’un des premiers systèmes de mémoires de masse. Elles seront utilisées dans les débuts de l’informatique.</w:t>
      </w:r>
      <w:r w:rsidR="00D32C0E" w:rsidRPr="007F7FEB">
        <w:t xml:space="preserve"> La carte perforée est un perfectionnement du ruban perforé apparu dans </w:t>
      </w:r>
      <w:r w:rsidR="004220BC" w:rsidRPr="007F7FEB">
        <w:t>les années</w:t>
      </w:r>
      <w:r w:rsidR="00D32C0E" w:rsidRPr="007F7FEB">
        <w:t xml:space="preserve"> 1884 pour donner des instructions</w:t>
      </w:r>
      <w:r w:rsidR="001B15C9" w:rsidRPr="007F7FEB">
        <w:t xml:space="preserve"> à des machines analytiques.</w:t>
      </w:r>
    </w:p>
    <w:p w14:paraId="29FCBE0E" w14:textId="3FF50D04" w:rsidR="00016F35" w:rsidRPr="007F7FEB" w:rsidRDefault="004C47E0" w:rsidP="00A00A7A">
      <w:r w:rsidRPr="007F7FEB">
        <w:t>Dans les années 1950, la spécification Hollerith/IBM apparait pour les cartes 8 colonnes. Sa longueur doit être de 187.32mm et sa largeur de 82.55mm avec une marge de 2 dixièmes.</w:t>
      </w:r>
      <w:r w:rsidR="00D85867" w:rsidRPr="007F7FEB">
        <w:t xml:space="preserve"> Il doit être propre (sans poussière) lors de son utilisation, afin de ne pas abimer la machine.</w:t>
      </w:r>
    </w:p>
    <w:p w14:paraId="4E1BE184" w14:textId="7A00B5AD" w:rsidR="00A8317B" w:rsidRPr="007F7FEB" w:rsidRDefault="00A8317B" w:rsidP="00A00A7A">
      <w:r w:rsidRPr="007F7FEB">
        <w:t xml:space="preserve">Les cartes perforées étaient généralement utilisées pour faire </w:t>
      </w:r>
      <w:r w:rsidR="007C172B" w:rsidRPr="007F7FEB">
        <w:t>l</w:t>
      </w:r>
      <w:r w:rsidR="00E11D6B" w:rsidRPr="007F7FEB">
        <w:t>es traitements automatiques</w:t>
      </w:r>
      <w:r w:rsidRPr="007F7FEB">
        <w:t xml:space="preserve"> des bulletins de salaires, faire des calculs et des statistiques, écrire des codes sources.</w:t>
      </w:r>
    </w:p>
    <w:p w14:paraId="0A3A85DA" w14:textId="37012AA5" w:rsidR="003510BF" w:rsidRPr="007F7FEB" w:rsidRDefault="005E1AD6" w:rsidP="00EE5081">
      <w:pPr>
        <w:pStyle w:val="Titre3"/>
      </w:pPr>
      <w:bookmarkStart w:id="82" w:name="_Toc532721116"/>
      <w:r>
        <w:rPr>
          <w:noProof/>
        </w:rPr>
        <w:pict w14:anchorId="385C50A8">
          <v:shape id="_x0000_s1028" type="#_x0000_t75" style="position:absolute;left:0;text-align:left;margin-left:333.5pt;margin-top:440.8pt;width:135.75pt;height:135.75pt;z-index:251694080;mso-position-horizontal-relative:margin;mso-position-vertical-relative:margin">
            <v:imagedata r:id="rId36" o:title="hpe-LTO-7-tape-labeled-c7977an"/>
            <w10:wrap type="square" anchorx="margin" anchory="margin"/>
          </v:shape>
        </w:pict>
      </w:r>
      <w:r w:rsidR="003510BF" w:rsidRPr="007F7FEB">
        <w:t>Deuxième génération</w:t>
      </w:r>
      <w:r w:rsidR="0008051F" w:rsidRPr="007F7FEB">
        <w:t xml:space="preserve"> – supports magnétiques</w:t>
      </w:r>
      <w:bookmarkEnd w:id="82"/>
    </w:p>
    <w:p w14:paraId="4B9B467B" w14:textId="2C9171A1" w:rsidR="00D471FD" w:rsidRPr="007F7FEB" w:rsidRDefault="00A03392" w:rsidP="00EE5081">
      <w:pPr>
        <w:pStyle w:val="Titre4"/>
      </w:pPr>
      <w:bookmarkStart w:id="83" w:name="_Toc532721117"/>
      <w:r w:rsidRPr="007F7FEB">
        <w:t>La bande magnétique</w:t>
      </w:r>
      <w:bookmarkEnd w:id="83"/>
    </w:p>
    <w:p w14:paraId="618C3F78" w14:textId="18B2F078" w:rsidR="009E52CF" w:rsidRPr="007F7FEB" w:rsidRDefault="009E52CF" w:rsidP="00A00A7A">
      <w:r w:rsidRPr="007F7FEB">
        <w:t xml:space="preserve">La bande magnétique, développée en Allemagne en 1928, est utilisée pour enregistrer et écouter des informations analogiques ou numériques. Le magnétophone servira alors à écouter </w:t>
      </w:r>
      <w:r w:rsidR="009963F3" w:rsidRPr="007F7FEB">
        <w:t>les signaux audios</w:t>
      </w:r>
      <w:r w:rsidRPr="007F7FEB">
        <w:t xml:space="preserve"> et le magnétoscope pour les signaux </w:t>
      </w:r>
      <w:r w:rsidR="004220BC" w:rsidRPr="007F7FEB">
        <w:t>vidéo</w:t>
      </w:r>
      <w:r w:rsidR="00DC51BF" w:rsidRPr="007F7FEB">
        <w:t>.</w:t>
      </w:r>
    </w:p>
    <w:p w14:paraId="525C0D65" w14:textId="1AC3EE3E" w:rsidR="00DC51BF" w:rsidRPr="007F7FEB" w:rsidRDefault="00DC51BF" w:rsidP="00A00A7A">
      <w:r w:rsidRPr="007F7FEB">
        <w:t>L’utilisation d’une bande magnétique se caractérisera à l’aide de la largeur de la bande et à son nombre de pistes.</w:t>
      </w:r>
    </w:p>
    <w:p w14:paraId="695C71C6" w14:textId="415A0E7F" w:rsidR="00F8195D" w:rsidRDefault="00F8195D" w:rsidP="00A00A7A">
      <w:r w:rsidRPr="007F7FEB">
        <w:t xml:space="preserve">Les bandes magnétiques sont très vite devenues le système de mémoire de masse </w:t>
      </w:r>
      <w:r w:rsidR="00C81BAE" w:rsidRPr="007F7FEB">
        <w:t>par excellence.</w:t>
      </w:r>
    </w:p>
    <w:p w14:paraId="36EAF488" w14:textId="58A982CA" w:rsidR="002177E7" w:rsidRPr="00DF6766" w:rsidRDefault="002177E7" w:rsidP="00A00A7A">
      <w:pPr>
        <w:rPr>
          <w:b/>
        </w:rPr>
      </w:pPr>
      <w:r w:rsidRPr="00DF6766">
        <w:rPr>
          <w:b/>
        </w:rPr>
        <w:t>Différentes générations de LTO :</w:t>
      </w:r>
    </w:p>
    <w:p w14:paraId="0AC74971" w14:textId="0BE1979C" w:rsidR="00B3743A" w:rsidRDefault="00B3743A" w:rsidP="00A00A7A">
      <w:pPr>
        <w:pStyle w:val="Paragraphedeliste"/>
        <w:numPr>
          <w:ilvl w:val="0"/>
          <w:numId w:val="23"/>
        </w:numPr>
      </w:pPr>
      <w:r>
        <w:t xml:space="preserve">LTO-1 : Produit en 2000, taille </w:t>
      </w:r>
      <w:r w:rsidR="009D7D26">
        <w:t>native de 1</w:t>
      </w:r>
      <w:r>
        <w:t>00 Go, compression 2 :1</w:t>
      </w:r>
      <w:r w:rsidR="00AC5733">
        <w:t>, débit 20 Mo/s.</w:t>
      </w:r>
    </w:p>
    <w:p w14:paraId="63B8ECC9" w14:textId="5BFF5EC3" w:rsidR="00B3743A" w:rsidRDefault="00B3743A" w:rsidP="00A00A7A">
      <w:pPr>
        <w:pStyle w:val="Paragraphedeliste"/>
        <w:numPr>
          <w:ilvl w:val="0"/>
          <w:numId w:val="23"/>
        </w:numPr>
      </w:pPr>
      <w:r>
        <w:t>LTO-2 : Produit en 2002, taille</w:t>
      </w:r>
      <w:r w:rsidR="009D7D26">
        <w:t xml:space="preserve"> native</w:t>
      </w:r>
      <w:r w:rsidR="005A447D">
        <w:t xml:space="preserve"> de 2</w:t>
      </w:r>
      <w:r>
        <w:t>00 Go, compression 2 :1</w:t>
      </w:r>
      <w:r w:rsidR="00AC5733">
        <w:t>, débit 40 Mo/s.</w:t>
      </w:r>
    </w:p>
    <w:p w14:paraId="3E26447F" w14:textId="3B2B3E55" w:rsidR="00B3743A" w:rsidRDefault="00B3743A" w:rsidP="00A00A7A">
      <w:pPr>
        <w:pStyle w:val="Paragraphedeliste"/>
        <w:numPr>
          <w:ilvl w:val="0"/>
          <w:numId w:val="23"/>
        </w:numPr>
      </w:pPr>
      <w:r>
        <w:t>LTO-3 : Produit en 2004, taille</w:t>
      </w:r>
      <w:r w:rsidR="00D54EF4">
        <w:t xml:space="preserve"> native</w:t>
      </w:r>
      <w:r>
        <w:t xml:space="preserve"> </w:t>
      </w:r>
      <w:r w:rsidR="00D54EF4">
        <w:t>de 4</w:t>
      </w:r>
      <w:r>
        <w:t>00 Go, compression 2 :1</w:t>
      </w:r>
      <w:r w:rsidR="00AC5733">
        <w:t>, débit 80 Mo/s.</w:t>
      </w:r>
    </w:p>
    <w:p w14:paraId="3EA85517" w14:textId="35C6D086" w:rsidR="00B3743A" w:rsidRDefault="00B3743A" w:rsidP="00A00A7A">
      <w:pPr>
        <w:pStyle w:val="Paragraphedeliste"/>
        <w:numPr>
          <w:ilvl w:val="0"/>
          <w:numId w:val="23"/>
        </w:numPr>
      </w:pPr>
      <w:r>
        <w:t>LTO-4 : Produit en 2007, taille</w:t>
      </w:r>
      <w:r w:rsidR="00D54EF4">
        <w:t xml:space="preserve"> native</w:t>
      </w:r>
      <w:r>
        <w:t xml:space="preserve"> </w:t>
      </w:r>
      <w:r w:rsidR="00D54EF4">
        <w:t>de 800 G</w:t>
      </w:r>
      <w:r>
        <w:t>o, compression 2 :1</w:t>
      </w:r>
      <w:r w:rsidR="00AC5733">
        <w:t>, débit 120 Mo/s.</w:t>
      </w:r>
    </w:p>
    <w:p w14:paraId="71F8E465" w14:textId="233A2084" w:rsidR="00B3743A" w:rsidRDefault="00B3743A" w:rsidP="00A00A7A">
      <w:pPr>
        <w:pStyle w:val="Paragraphedeliste"/>
        <w:numPr>
          <w:ilvl w:val="0"/>
          <w:numId w:val="23"/>
        </w:numPr>
      </w:pPr>
      <w:r>
        <w:t>LTO-5 : Produit en 2010, taille</w:t>
      </w:r>
      <w:r w:rsidR="004B63C8">
        <w:t xml:space="preserve"> native</w:t>
      </w:r>
      <w:r>
        <w:t xml:space="preserve"> </w:t>
      </w:r>
      <w:r w:rsidR="004B63C8">
        <w:t>de 1.5</w:t>
      </w:r>
      <w:r>
        <w:t xml:space="preserve"> To, compression 2 :1</w:t>
      </w:r>
      <w:r w:rsidR="00AC5733">
        <w:t>, débit 140 Mo/s.</w:t>
      </w:r>
    </w:p>
    <w:p w14:paraId="094EA08F" w14:textId="4D90A173" w:rsidR="00B3743A" w:rsidRDefault="00B3743A" w:rsidP="00A00A7A">
      <w:pPr>
        <w:pStyle w:val="Paragraphedeliste"/>
        <w:numPr>
          <w:ilvl w:val="0"/>
          <w:numId w:val="23"/>
        </w:numPr>
      </w:pPr>
      <w:r>
        <w:t xml:space="preserve">LTO-6 : Produit en 2012, taille </w:t>
      </w:r>
      <w:r w:rsidR="00054733">
        <w:t>native de 2.</w:t>
      </w:r>
      <w:r>
        <w:t>5 To, compression 2.5 :1</w:t>
      </w:r>
      <w:r w:rsidR="00AC5733">
        <w:t>, débit 160 Mo/s.</w:t>
      </w:r>
    </w:p>
    <w:p w14:paraId="6C0C0703" w14:textId="4F3752C8" w:rsidR="00B3743A" w:rsidRDefault="00B3743A" w:rsidP="00A00A7A">
      <w:pPr>
        <w:pStyle w:val="Paragraphedeliste"/>
        <w:numPr>
          <w:ilvl w:val="0"/>
          <w:numId w:val="23"/>
        </w:numPr>
      </w:pPr>
      <w:r>
        <w:t>LTO-</w:t>
      </w:r>
      <w:r w:rsidR="00871A79">
        <w:t>7 : Produit en 2015, taille</w:t>
      </w:r>
      <w:r w:rsidR="004E667F">
        <w:t xml:space="preserve"> native</w:t>
      </w:r>
      <w:r w:rsidR="00871A79">
        <w:t xml:space="preserve"> de 6.4</w:t>
      </w:r>
      <w:r>
        <w:t xml:space="preserve"> To, compression 2.5 :1</w:t>
      </w:r>
      <w:r w:rsidR="00AC5733">
        <w:t>, débit 300</w:t>
      </w:r>
      <w:r w:rsidR="00AC5733" w:rsidRPr="00AC5733">
        <w:t xml:space="preserve"> </w:t>
      </w:r>
      <w:r w:rsidR="00AC5733">
        <w:t>Mo/s.</w:t>
      </w:r>
    </w:p>
    <w:p w14:paraId="2C1B1D74" w14:textId="71B97AE0" w:rsidR="00B3743A" w:rsidRDefault="00B3743A" w:rsidP="00A00A7A">
      <w:pPr>
        <w:pStyle w:val="Paragraphedeliste"/>
        <w:numPr>
          <w:ilvl w:val="0"/>
          <w:numId w:val="23"/>
        </w:numPr>
      </w:pPr>
      <w:r>
        <w:lastRenderedPageBreak/>
        <w:t>LTO-8</w:t>
      </w:r>
      <w:r w:rsidR="004E667F">
        <w:t> : Produit en 2018, taille native de 12</w:t>
      </w:r>
      <w:r>
        <w:t xml:space="preserve"> To, compression 2.5 :1</w:t>
      </w:r>
      <w:r w:rsidR="00AC5733">
        <w:t>, débit 360</w:t>
      </w:r>
      <w:r w:rsidR="00AC5733" w:rsidRPr="00AC5733">
        <w:t xml:space="preserve"> </w:t>
      </w:r>
      <w:r w:rsidR="00AC5733">
        <w:t>Mo/s.</w:t>
      </w:r>
    </w:p>
    <w:p w14:paraId="5C5CEFE3" w14:textId="6B5605E6" w:rsidR="001253AF" w:rsidRPr="00DF6766" w:rsidRDefault="001253AF" w:rsidP="00A00A7A">
      <w:pPr>
        <w:rPr>
          <w:b/>
        </w:rPr>
      </w:pPr>
      <w:r w:rsidRPr="00DF6766">
        <w:rPr>
          <w:b/>
        </w:rPr>
        <w:t>Caractéristiques LTO :</w:t>
      </w:r>
    </w:p>
    <w:p w14:paraId="22B30177" w14:textId="56D41842" w:rsidR="001253AF" w:rsidRDefault="001253AF" w:rsidP="00A00A7A">
      <w:r>
        <w:t>Les différentes générations de LTO sont rétro-compatibles, elles sont capables d’écrire jusqu’à une génération en dessous (n-1) et de lire jusqu’à deux génération en dessous (n-2).</w:t>
      </w:r>
    </w:p>
    <w:p w14:paraId="376BE627" w14:textId="70CE07FB" w:rsidR="001253AF" w:rsidRDefault="001253AF" w:rsidP="00A00A7A">
      <w:r w:rsidRPr="009D4F3D">
        <w:rPr>
          <w:b/>
        </w:rPr>
        <w:t>La dimensions d’une bande</w:t>
      </w:r>
      <w:r>
        <w:t> : 102 mm x 106.4 mm x 21.mm</w:t>
      </w:r>
    </w:p>
    <w:p w14:paraId="415E2A29" w14:textId="16BD2187" w:rsidR="001253AF" w:rsidRPr="001253AF" w:rsidRDefault="001253AF" w:rsidP="00A00A7A">
      <w:r w:rsidRPr="00DF6766">
        <w:rPr>
          <w:b/>
        </w:rPr>
        <w:t>Poids d’une cartouche</w:t>
      </w:r>
      <w:r>
        <w:t> : 200 g</w:t>
      </w:r>
    </w:p>
    <w:p w14:paraId="490284D5" w14:textId="561853C4" w:rsidR="00CD2AD4" w:rsidRPr="007F7FEB" w:rsidRDefault="00CD2AD4" w:rsidP="00EE5081">
      <w:pPr>
        <w:pStyle w:val="Titre4"/>
      </w:pPr>
      <w:bookmarkStart w:id="84" w:name="_Toc532721118"/>
      <w:r w:rsidRPr="007F7FEB">
        <w:t>La cassette</w:t>
      </w:r>
      <w:r w:rsidR="004C7230" w:rsidRPr="007F7FEB">
        <w:t xml:space="preserve"> audio</w:t>
      </w:r>
      <w:bookmarkEnd w:id="84"/>
    </w:p>
    <w:p w14:paraId="56674064" w14:textId="7E527CA9" w:rsidR="00BF10AF" w:rsidRPr="007F7FEB" w:rsidRDefault="00F05B15" w:rsidP="00A00A7A">
      <w:r>
        <w:rPr>
          <w:noProof/>
          <w:lang w:eastAsia="fr-CH"/>
        </w:rPr>
        <w:drawing>
          <wp:anchor distT="0" distB="0" distL="114300" distR="114300" simplePos="0" relativeHeight="251698176" behindDoc="0" locked="0" layoutInCell="1" allowOverlap="1" wp14:anchorId="25C74C34" wp14:editId="49D0E2F4">
            <wp:simplePos x="0" y="0"/>
            <wp:positionH relativeFrom="margin">
              <wp:posOffset>3959225</wp:posOffset>
            </wp:positionH>
            <wp:positionV relativeFrom="margin">
              <wp:posOffset>2371725</wp:posOffset>
            </wp:positionV>
            <wp:extent cx="2095500" cy="1398905"/>
            <wp:effectExtent l="0" t="0" r="0" b="0"/>
            <wp:wrapSquare wrapText="bothSides"/>
            <wp:docPr id="53" name="Image 53" descr="C:\Users\qukr1\AppData\Local\Microsoft\Windows\INetCache\Content.Word\l_numerisation cassette audio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ukr1\AppData\Local\Microsoft\Windows\INetCache\Content.Word\l_numerisation cassette audio_.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5500" cy="1398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10AF" w:rsidRPr="007F7FEB">
        <w:t>La cassette audio / minicassette / musicassette a été introduit</w:t>
      </w:r>
      <w:r w:rsidR="00F023F9" w:rsidRPr="007F7FEB">
        <w:t>e</w:t>
      </w:r>
      <w:r w:rsidR="00BF10AF" w:rsidRPr="007F7FEB">
        <w:t xml:space="preserve"> par Philips. Une cassette contient deux bobines où est enroulée </w:t>
      </w:r>
      <w:r w:rsidR="00035D2C" w:rsidRPr="007F7FEB">
        <w:t>une bande magnétique</w:t>
      </w:r>
      <w:r w:rsidR="00BF10AF" w:rsidRPr="007F7FEB">
        <w:t>.</w:t>
      </w:r>
    </w:p>
    <w:p w14:paraId="6AB16A1D" w14:textId="4B448CCA" w:rsidR="00035D2C" w:rsidRPr="007F7FEB" w:rsidRDefault="00035D2C" w:rsidP="00A00A7A">
      <w:r w:rsidRPr="007F7FEB">
        <w:t>Elle s’utilise pour écouter ou enregistrer des sons et s’utilise à l’aide d’un magnétophone.</w:t>
      </w:r>
      <w:r w:rsidR="002A3BD5" w:rsidRPr="007F7FEB">
        <w:t xml:space="preserve"> Plus tard, elles furent intégrées à des appareils plus complexes comme </w:t>
      </w:r>
      <w:r w:rsidR="003415FD" w:rsidRPr="007F7FEB">
        <w:t>un autoradio</w:t>
      </w:r>
      <w:r w:rsidR="002A3BD5" w:rsidRPr="007F7FEB">
        <w:t xml:space="preserve"> ou un radiocassette.</w:t>
      </w:r>
    </w:p>
    <w:p w14:paraId="76B65BF0" w14:textId="2A5BDCE2" w:rsidR="003415FD" w:rsidRPr="007F7FEB" w:rsidRDefault="008A343E" w:rsidP="00A00A7A">
      <w:r w:rsidRPr="007F7FEB">
        <w:t>Une cassette est composée de quatre canaux qui sont écrits en parallèle sur la bande, deux par côté. C’est pour cela qu’il faut retourner la cassette, chaque face comporte deux bandes.</w:t>
      </w:r>
    </w:p>
    <w:p w14:paraId="5C532ECB" w14:textId="539800E0" w:rsidR="00994779" w:rsidRPr="007F7FEB" w:rsidRDefault="00994779" w:rsidP="00A00A7A">
      <w:r w:rsidRPr="007F7FEB">
        <w:t>Il existe différents types de cassettes, ces types se différencient par leurs matériaux de constructions et leurs performances :</w:t>
      </w:r>
    </w:p>
    <w:p w14:paraId="4E2638F8" w14:textId="561A985E" w:rsidR="00994779" w:rsidRPr="007F7FEB" w:rsidRDefault="00994779" w:rsidP="00A00A7A">
      <w:pPr>
        <w:pStyle w:val="Paragraphedeliste"/>
        <w:numPr>
          <w:ilvl w:val="0"/>
          <w:numId w:val="10"/>
        </w:numPr>
      </w:pPr>
      <w:r w:rsidRPr="007F7FEB">
        <w:t>Type 1 – normale : de 30Hz à 15kHz</w:t>
      </w:r>
    </w:p>
    <w:p w14:paraId="5554395F" w14:textId="371744B6" w:rsidR="00994779" w:rsidRPr="007F7FEB" w:rsidRDefault="00994779" w:rsidP="00A00A7A">
      <w:pPr>
        <w:pStyle w:val="Paragraphedeliste"/>
        <w:numPr>
          <w:ilvl w:val="0"/>
          <w:numId w:val="10"/>
        </w:numPr>
      </w:pPr>
      <w:r w:rsidRPr="007F7FEB">
        <w:t>Type 2 – chrome : de 30Hz à 16kHz</w:t>
      </w:r>
    </w:p>
    <w:p w14:paraId="4F4D3312" w14:textId="35EB89AE" w:rsidR="00994779" w:rsidRPr="007F7FEB" w:rsidRDefault="00994779" w:rsidP="00A00A7A">
      <w:pPr>
        <w:pStyle w:val="Paragraphedeliste"/>
        <w:numPr>
          <w:ilvl w:val="0"/>
          <w:numId w:val="10"/>
        </w:numPr>
      </w:pPr>
      <w:r w:rsidRPr="007F7FEB">
        <w:t>Type 3 – ferrichrome : de 30Hz à 16kHz</w:t>
      </w:r>
    </w:p>
    <w:p w14:paraId="2EFB4FEE" w14:textId="4D8F9B36" w:rsidR="001A58BF" w:rsidRPr="007F7FEB" w:rsidRDefault="00994779" w:rsidP="00A00A7A">
      <w:pPr>
        <w:pStyle w:val="Paragraphedeliste"/>
        <w:numPr>
          <w:ilvl w:val="0"/>
          <w:numId w:val="10"/>
        </w:numPr>
      </w:pPr>
      <w:r w:rsidRPr="007F7FEB">
        <w:t>Type 4 – métal : de 30Hz à 18kHz</w:t>
      </w:r>
    </w:p>
    <w:p w14:paraId="19423D63" w14:textId="2ED87095" w:rsidR="001A58BF" w:rsidRPr="007F7FEB" w:rsidRDefault="001A58BF" w:rsidP="00A00A7A">
      <w:r w:rsidRPr="007F7FEB">
        <w:t xml:space="preserve">La durée d’une cassette </w:t>
      </w:r>
      <w:r w:rsidR="002E7F19" w:rsidRPr="007F7FEB">
        <w:t>peut</w:t>
      </w:r>
      <w:r w:rsidRPr="007F7FEB">
        <w:t xml:space="preserve"> varier en fonction de la longueur de la bande et de la vitesse de défilement.</w:t>
      </w:r>
    </w:p>
    <w:p w14:paraId="19ED2160" w14:textId="51302114" w:rsidR="004C7230" w:rsidRPr="007F7FEB" w:rsidRDefault="005E1AD6" w:rsidP="00EE5081">
      <w:pPr>
        <w:pStyle w:val="Titre4"/>
      </w:pPr>
      <w:bookmarkStart w:id="85" w:name="_Toc532721119"/>
      <w:r>
        <w:rPr>
          <w:noProof/>
        </w:rPr>
        <w:pict w14:anchorId="3057FD09">
          <v:shape id="_x0000_s1030" type="#_x0000_t75" style="position:absolute;left:0;text-align:left;margin-left:260.95pt;margin-top:430.8pt;width:192.35pt;height:118.1pt;z-index:251700224;mso-position-horizontal-relative:margin;mso-position-vertical-relative:margin">
            <v:imagedata r:id="rId38" o:title="280px-VHS-Video-Tape-Top-Flat"/>
            <w10:wrap type="square" anchorx="margin" anchory="margin"/>
          </v:shape>
        </w:pict>
      </w:r>
      <w:r w:rsidR="004C7230" w:rsidRPr="007F7FEB">
        <w:t>La cassette vidéo</w:t>
      </w:r>
      <w:bookmarkEnd w:id="85"/>
    </w:p>
    <w:p w14:paraId="44374A7D" w14:textId="04196551" w:rsidR="002E7F19" w:rsidRPr="007F7FEB" w:rsidRDefault="002E7F19" w:rsidP="00A00A7A">
      <w:r w:rsidRPr="007F7FEB">
        <w:t xml:space="preserve">La cassette vidéo fonctionne de la même manière qu’une cassette audio : elle comprend </w:t>
      </w:r>
      <w:r w:rsidR="000F15BF" w:rsidRPr="007F7FEB">
        <w:t>une bobine</w:t>
      </w:r>
      <w:r w:rsidRPr="007F7FEB">
        <w:t xml:space="preserve"> de magnétique capable de défiler afin de pouvoir lire ou enregistrer </w:t>
      </w:r>
      <w:r w:rsidR="009963F3" w:rsidRPr="007F7FEB">
        <w:t>des signaux audios</w:t>
      </w:r>
      <w:r w:rsidRPr="007F7FEB">
        <w:t xml:space="preserve"> ou vidéos</w:t>
      </w:r>
      <w:r w:rsidR="000F15BF" w:rsidRPr="007F7FEB">
        <w:t>.</w:t>
      </w:r>
    </w:p>
    <w:p w14:paraId="3B5AF4D6" w14:textId="599883C4" w:rsidR="000F15BF" w:rsidRPr="007F7FEB" w:rsidRDefault="003805B1" w:rsidP="00A00A7A">
      <w:r w:rsidRPr="007F7FEB">
        <w:t>Il existe différents</w:t>
      </w:r>
      <w:r w:rsidR="0034315A" w:rsidRPr="007F7FEB">
        <w:t xml:space="preserve"> formats de cassettes </w:t>
      </w:r>
      <w:r w:rsidR="00080AB5" w:rsidRPr="007F7FEB">
        <w:t>vidéo</w:t>
      </w:r>
      <w:r w:rsidR="0034315A" w:rsidRPr="007F7FEB">
        <w:t xml:space="preserve"> comme </w:t>
      </w:r>
      <w:r w:rsidRPr="007F7FEB">
        <w:t>la VHS, le VCR, le U-matic, etc… La différence entre ces formats se caractérise par une différente largeur de bande pour la luminance et une différente largeur de bande pour la chrominance.</w:t>
      </w:r>
    </w:p>
    <w:p w14:paraId="1CCD58D5" w14:textId="6016F69D" w:rsidR="00CD2AD4" w:rsidRPr="007F7FEB" w:rsidRDefault="00F05B15" w:rsidP="00EE5081">
      <w:pPr>
        <w:pStyle w:val="Titre4"/>
      </w:pPr>
      <w:bookmarkStart w:id="86" w:name="_Toc532721120"/>
      <w:r>
        <w:rPr>
          <w:noProof/>
          <w:lang w:eastAsia="fr-CH"/>
        </w:rPr>
        <w:drawing>
          <wp:anchor distT="0" distB="0" distL="114300" distR="114300" simplePos="0" relativeHeight="251701248" behindDoc="0" locked="0" layoutInCell="1" allowOverlap="1" wp14:anchorId="35E90F62" wp14:editId="369154F9">
            <wp:simplePos x="0" y="0"/>
            <wp:positionH relativeFrom="margin">
              <wp:align>right</wp:align>
            </wp:positionH>
            <wp:positionV relativeFrom="margin">
              <wp:posOffset>7543800</wp:posOffset>
            </wp:positionV>
            <wp:extent cx="1485900" cy="1485900"/>
            <wp:effectExtent l="0" t="0" r="0" b="0"/>
            <wp:wrapSquare wrapText="bothSides"/>
            <wp:docPr id="55" name="Image 55" descr="C:\Users\qukr1\AppData\Local\Microsoft\Windows\INetCache\Content.Word\828fdacd49aeb865c4be13426ecef1b3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Users\qukr1\AppData\Local\Microsoft\Windows\INetCache\Content.Word\828fdacd49aeb865c4be13426ecef1b3_XL.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AD4" w:rsidRPr="007F7FEB">
        <w:t>Le disque dur</w:t>
      </w:r>
      <w:bookmarkEnd w:id="86"/>
    </w:p>
    <w:p w14:paraId="060A2E07" w14:textId="50517589" w:rsidR="00C73DC9" w:rsidRPr="007F7FEB" w:rsidRDefault="00F023F9" w:rsidP="00A00A7A">
      <w:r w:rsidRPr="007F7FEB">
        <w:t>Le disque dur</w:t>
      </w:r>
      <w:r w:rsidR="00657A35" w:rsidRPr="007F7FEB">
        <w:t xml:space="preserve"> aussi appelé Hard Disk Drive (HDD) est un support magnétique permettant de stocker des données sur de la mémoire morte.</w:t>
      </w:r>
      <w:r w:rsidR="00311293" w:rsidRPr="007F7FEB">
        <w:t xml:space="preserve"> Apparu en 1980, il est à présent le système de stockage qui </w:t>
      </w:r>
      <w:r w:rsidR="003805B1" w:rsidRPr="007F7FEB">
        <w:t xml:space="preserve">possède </w:t>
      </w:r>
      <w:r w:rsidR="00311293" w:rsidRPr="007F7FEB">
        <w:t>les plus importantes c</w:t>
      </w:r>
      <w:r w:rsidR="003805B1" w:rsidRPr="007F7FEB">
        <w:t>apacités de</w:t>
      </w:r>
      <w:r w:rsidR="00311293" w:rsidRPr="007F7FEB">
        <w:t xml:space="preserve"> stockages </w:t>
      </w:r>
      <w:r w:rsidR="003805B1" w:rsidRPr="007F7FEB">
        <w:t>du marché</w:t>
      </w:r>
      <w:r w:rsidR="009E264F" w:rsidRPr="007F7FEB">
        <w:t>.</w:t>
      </w:r>
      <w:r w:rsidR="00C73DC9" w:rsidRPr="007F7FEB">
        <w:t xml:space="preserve"> La plus grosse capacité de stockage d’un seul disque dur est de 24 To mais en général la norme est plutôt entre 2 et 4 To.</w:t>
      </w:r>
    </w:p>
    <w:p w14:paraId="34096577" w14:textId="29D6F626" w:rsidR="00F023F9" w:rsidRDefault="002F76DC" w:rsidP="00A00A7A">
      <w:r w:rsidRPr="007F7FEB">
        <w:lastRenderedPageBreak/>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2DD04A32" w14:textId="1AD724BF" w:rsidR="00D42AAD" w:rsidRDefault="00D42AAD" w:rsidP="00A00A7A">
      <w:pPr>
        <w:rPr>
          <w:b/>
        </w:rPr>
      </w:pPr>
      <w:r w:rsidRPr="00D42AAD">
        <w:rPr>
          <w:b/>
        </w:rPr>
        <w:t>Caractéristiques :</w:t>
      </w:r>
    </w:p>
    <w:p w14:paraId="37684BD2" w14:textId="38058B1F" w:rsidR="00D42AAD" w:rsidRDefault="00D42AAD" w:rsidP="00A00A7A">
      <w:r>
        <w:rPr>
          <w:b/>
        </w:rPr>
        <w:t xml:space="preserve">Taille pour serveur et ordinateur fixe : </w:t>
      </w:r>
      <w:r>
        <w:t>3.5 pouces</w:t>
      </w:r>
    </w:p>
    <w:p w14:paraId="224C47A5" w14:textId="00A89CB4" w:rsidR="00D42AAD" w:rsidRDefault="00D42AAD" w:rsidP="00A00A7A">
      <w:r>
        <w:rPr>
          <w:b/>
        </w:rPr>
        <w:t xml:space="preserve">Taille pour ordinateur portable : </w:t>
      </w:r>
      <w:r>
        <w:t>2.5 pouces</w:t>
      </w:r>
    </w:p>
    <w:p w14:paraId="260DA464" w14:textId="4C8866A3" w:rsidR="00D42AAD" w:rsidRDefault="00D42AAD" w:rsidP="00A00A7A">
      <w:r w:rsidRPr="002A2A2D">
        <w:rPr>
          <w:b/>
        </w:rPr>
        <w:t>Le temps d’accès</w:t>
      </w:r>
      <w:r>
        <w:t xml:space="preserve"> d’un disque dur (durée de déplacement de la tête de lecture d’un bloc de donnée à l’autre) dépend des caractéristiques du moteur et du nombre de plateau. </w:t>
      </w:r>
    </w:p>
    <w:p w14:paraId="48EF54A5" w14:textId="595200A0" w:rsidR="002A2A2D" w:rsidRPr="00D42AAD" w:rsidRDefault="002A2A2D" w:rsidP="00A00A7A">
      <w:r w:rsidRPr="00AE19F6">
        <w:rPr>
          <w:b/>
        </w:rPr>
        <w:t>La vitesse de rotation</w:t>
      </w:r>
      <w:r>
        <w:t xml:space="preserve"> est liée à la vitesse du moteur, plus le moteur sera efficace plus </w:t>
      </w:r>
      <w:r w:rsidR="00AE19F6">
        <w:t xml:space="preserve">le taux de transfert sera élevé. De nos jour la majorité des disques ont une vitesse de rotation de 7200 tpm (tour par minute). Pour les disques serveurs la vitesse peut monter jusqu’à 10'000 ou 15'000 tpm. </w:t>
      </w:r>
    </w:p>
    <w:p w14:paraId="4FDE5E02" w14:textId="695E71B8" w:rsidR="00CD2AD4" w:rsidRPr="007F7FEB" w:rsidRDefault="005E1AD6" w:rsidP="00EE5081">
      <w:pPr>
        <w:pStyle w:val="Titre4"/>
      </w:pPr>
      <w:bookmarkStart w:id="87" w:name="_Toc532721121"/>
      <w:r>
        <w:rPr>
          <w:noProof/>
        </w:rPr>
        <w:pict w14:anchorId="2ADFE3D9">
          <v:shape id="_x0000_s1031" type="#_x0000_t75" style="position:absolute;left:0;text-align:left;margin-left:317.05pt;margin-top:259pt;width:136.45pt;height:102.15pt;z-index:251703296;mso-position-horizontal-relative:margin;mso-position-vertical-relative:margin">
            <v:imagedata r:id="rId40" o:title="disquette1-small_00FA00BC00059445"/>
            <w10:wrap type="square" anchorx="margin" anchory="margin"/>
          </v:shape>
        </w:pict>
      </w:r>
      <w:r w:rsidR="00CD2AD4" w:rsidRPr="007F7FEB">
        <w:t>La disquette</w:t>
      </w:r>
      <w:bookmarkEnd w:id="87"/>
    </w:p>
    <w:p w14:paraId="6DC86C8C" w14:textId="741511AF" w:rsidR="002A5BC2" w:rsidRPr="007F7FEB" w:rsidRDefault="002A5BC2" w:rsidP="00A00A7A">
      <w:r w:rsidRPr="007F7FEB">
        <w:t>Après plusieurs années de tests, la disquette fut lancée par IBM en 1967. Les disquettes sont des supports de stockages de donnée amovible, elles sont aussi appelées disque souple (floppy disk).</w:t>
      </w:r>
    </w:p>
    <w:p w14:paraId="28E711E3" w14:textId="4C9A3940" w:rsidR="002A5BC2" w:rsidRPr="007F7FEB" w:rsidRDefault="002A5BC2" w:rsidP="00A00A7A">
      <w:r w:rsidRPr="007F7FEB">
        <w:t>Une disquette est composée de plusieurs pistes qui forment une sorte de cercles. La disquette est souvent divisée en 2 faces car les lecteurs sont équipés de deux têtes (Lecture / Ecriture).</w:t>
      </w:r>
      <w:r w:rsidR="007051C2" w:rsidRPr="007F7FEB">
        <w:t xml:space="preserve"> La capacité d’une disquette est en général aux alentours de 3Mo. </w:t>
      </w:r>
    </w:p>
    <w:p w14:paraId="70C8DCCD" w14:textId="418EB9C1" w:rsidR="003510BF" w:rsidRPr="007F7FEB" w:rsidRDefault="003510BF" w:rsidP="00EE5081">
      <w:pPr>
        <w:pStyle w:val="Titre3"/>
      </w:pPr>
      <w:bookmarkStart w:id="88" w:name="_Toc532721122"/>
      <w:r w:rsidRPr="007F7FEB">
        <w:t>Troisième génération</w:t>
      </w:r>
      <w:r w:rsidR="0008051F" w:rsidRPr="007F7FEB">
        <w:t xml:space="preserve"> – supports optiques</w:t>
      </w:r>
      <w:bookmarkEnd w:id="88"/>
      <w:r w:rsidR="0008051F" w:rsidRPr="007F7FEB">
        <w:t xml:space="preserve"> </w:t>
      </w:r>
    </w:p>
    <w:p w14:paraId="5470F462" w14:textId="5C8A2257" w:rsidR="003B0B86" w:rsidRPr="007F7FEB" w:rsidRDefault="003B0B86" w:rsidP="00EE5081">
      <w:pPr>
        <w:pStyle w:val="Titre4"/>
      </w:pPr>
      <w:bookmarkStart w:id="89" w:name="_Toc532721123"/>
      <w:r w:rsidRPr="007F7FEB">
        <w:t>Le disque compact</w:t>
      </w:r>
      <w:bookmarkEnd w:id="89"/>
    </w:p>
    <w:p w14:paraId="72227BCB" w14:textId="68F37FE1" w:rsidR="007051C2" w:rsidRPr="007F7FEB" w:rsidRDefault="007051C2" w:rsidP="00A00A7A">
      <w:r w:rsidRPr="007F7FEB">
        <w:t>Le disque compact ou « Compact Disc » est un support de stockage optique. Il est lu par un faisceau laser</w:t>
      </w:r>
      <w:r w:rsidR="00AD1601" w:rsidRPr="007F7FEB">
        <w:t xml:space="preserve"> infrarouge</w:t>
      </w:r>
      <w:r w:rsidRPr="007F7FEB">
        <w:t xml:space="preserve"> qui vient frapper le disque en rotation. En 1979, Philips et Sony Corporation ont collaboré pour inventer le disque compact.</w:t>
      </w:r>
    </w:p>
    <w:p w14:paraId="14E5DFD6" w14:textId="2876BB9E" w:rsidR="00D70F50" w:rsidRPr="007F7FEB" w:rsidRDefault="00D70F50" w:rsidP="00A00A7A">
      <w:r w:rsidRPr="007F7FEB">
        <w:t>Un CD-ROM possède en général ~700Mo de données et peut tourner à une vitesse linaire de 500 tr/min pour permettre une lecture optimale.</w:t>
      </w:r>
    </w:p>
    <w:p w14:paraId="35654390" w14:textId="662CBB8F" w:rsidR="00A43FD6" w:rsidRPr="007F7FEB" w:rsidRDefault="00A43FD6" w:rsidP="00A00A7A">
      <w:r w:rsidRPr="007F7FEB">
        <w:t>Un CD audio a une longévité qui se situe entre 50 et 200 ans.</w:t>
      </w:r>
    </w:p>
    <w:p w14:paraId="6A93987C" w14:textId="5D2446AC" w:rsidR="003B0B86" w:rsidRPr="007F7FEB" w:rsidRDefault="005E1AD6" w:rsidP="00EE5081">
      <w:pPr>
        <w:pStyle w:val="Titre4"/>
      </w:pPr>
      <w:bookmarkStart w:id="90" w:name="_Toc532721124"/>
      <w:r>
        <w:rPr>
          <w:noProof/>
        </w:rPr>
        <w:pict w14:anchorId="691C5A16">
          <v:shape id="_x0000_s1033" type="#_x0000_t75" style="position:absolute;left:0;text-align:left;margin-left:339.3pt;margin-top:-9.1pt;width:113.85pt;height:113.85pt;z-index:251707392;mso-position-horizontal-relative:margin;mso-position-vertical-relative:margin">
            <v:imagedata r:id="rId41" o:title="dvdrw-20"/>
            <w10:wrap type="square" anchorx="margin" anchory="margin"/>
          </v:shape>
        </w:pict>
      </w:r>
      <w:r w:rsidR="003B0B86" w:rsidRPr="007F7FEB">
        <w:t>Le DVD</w:t>
      </w:r>
      <w:bookmarkEnd w:id="90"/>
    </w:p>
    <w:p w14:paraId="23376B06" w14:textId="47B7053A" w:rsidR="00AD1601" w:rsidRPr="007F7FEB" w:rsidRDefault="005E1AD6" w:rsidP="00A00A7A">
      <w:r>
        <w:rPr>
          <w:noProof/>
        </w:rPr>
        <w:pict w14:anchorId="4311B7B9">
          <v:shape id="_x0000_s1032" type="#_x0000_t75" style="position:absolute;left:0;text-align:left;margin-left:322.05pt;margin-top:567.8pt;width:131.45pt;height:131.45pt;z-index:251705344;mso-position-horizontal-relative:margin;mso-position-vertical-relative:margin">
            <v:imagedata r:id="rId42" o:title="200px-CD_autolev_crop"/>
            <w10:wrap type="square" anchorx="margin" anchory="margin"/>
          </v:shape>
        </w:pict>
      </w:r>
      <w:r w:rsidR="001C28D8" w:rsidRPr="007F7FEB">
        <w:t>Crée en 1995, le DVD est un système de stockage optique qui stocke la donnée sous forme numérique.</w:t>
      </w:r>
      <w:r w:rsidR="00AD1601" w:rsidRPr="007F7FEB">
        <w:t xml:space="preserve"> Le DVD fonctionne selon les mêmes principes que le disque compact mais avec des caractéristiques nettement supérieures.</w:t>
      </w:r>
    </w:p>
    <w:p w14:paraId="604C0727" w14:textId="6BE5515C" w:rsidR="001C28D8" w:rsidRPr="007F7FEB" w:rsidRDefault="00AD1601" w:rsidP="00A00A7A">
      <w:r w:rsidRPr="007F7FEB">
        <w:t>Selon la catégorie un DVD peut stocker jusqu’à 18 Go. Le DVD possède différents formats qui se sont développés durant des années.</w:t>
      </w:r>
    </w:p>
    <w:p w14:paraId="36AE54B0" w14:textId="576F2D8F" w:rsidR="003B0B86" w:rsidRPr="007F7FEB" w:rsidRDefault="005E1AD6" w:rsidP="00EE5081">
      <w:pPr>
        <w:pStyle w:val="Titre4"/>
      </w:pPr>
      <w:bookmarkStart w:id="91" w:name="_Toc532721125"/>
      <w:r>
        <w:rPr>
          <w:noProof/>
        </w:rPr>
        <w:lastRenderedPageBreak/>
        <w:pict w14:anchorId="4609BD7A">
          <v:shape id="_x0000_s1034" type="#_x0000_t75" style="position:absolute;left:0;text-align:left;margin-left:339.4pt;margin-top:-.75pt;width:111.1pt;height:111.1pt;z-index:-251607040;mso-position-horizontal-relative:margin;mso-position-vertical-relative:margin" wrapcoords="-146 0 -146 21454 21600 21454 21600 0 -146 0">
            <v:imagedata r:id="rId43" o:title="461"/>
            <w10:wrap type="tight" anchorx="margin" anchory="margin"/>
          </v:shape>
        </w:pict>
      </w:r>
      <w:r w:rsidR="003B0B86" w:rsidRPr="007F7FEB">
        <w:t>Le Blu-ray</w:t>
      </w:r>
      <w:bookmarkEnd w:id="91"/>
    </w:p>
    <w:p w14:paraId="4F70ADE2" w14:textId="719A9F82" w:rsidR="00AD1601" w:rsidRPr="007F7FEB" w:rsidRDefault="00AD1601" w:rsidP="00A00A7A">
      <w:r w:rsidRPr="007F7FEB">
        <w:t xml:space="preserve">Apparut en 2006, le Blu-ray est le successeur du CD et du DVD. Il fonctionne comme un DVD à la différence que le lecteur doit être doté d’un laser violet pour le lire. </w:t>
      </w:r>
      <w:r w:rsidR="003537F7" w:rsidRPr="007F7FEB">
        <w:t>Le Blu-Ray est utilisé pour graver des vidéos en haute définition.</w:t>
      </w:r>
    </w:p>
    <w:p w14:paraId="53E62D32" w14:textId="5FC7EB4F" w:rsidR="003537F7" w:rsidRPr="007F7FEB" w:rsidRDefault="003537F7" w:rsidP="00A00A7A">
      <w:r w:rsidRPr="007F7FEB">
        <w:t>Un Blu-Ray peut contenir jusqu’à 27 Go ou 240 min de vidéo HD.</w:t>
      </w:r>
    </w:p>
    <w:p w14:paraId="34098F10" w14:textId="487F0009" w:rsidR="003510BF" w:rsidRPr="007F7FEB" w:rsidRDefault="003510BF" w:rsidP="00EE5081">
      <w:pPr>
        <w:pStyle w:val="Titre3"/>
      </w:pPr>
      <w:bookmarkStart w:id="92" w:name="_Toc532721126"/>
      <w:r w:rsidRPr="007F7FEB">
        <w:t>Quatrième génération</w:t>
      </w:r>
      <w:r w:rsidR="0008051F" w:rsidRPr="007F7FEB">
        <w:t xml:space="preserve"> – supports numériques</w:t>
      </w:r>
      <w:bookmarkEnd w:id="92"/>
    </w:p>
    <w:p w14:paraId="4CFB1649" w14:textId="296BD6F2" w:rsidR="00603CB4" w:rsidRPr="007F7FEB" w:rsidRDefault="005E1AD6" w:rsidP="00EE5081">
      <w:pPr>
        <w:pStyle w:val="Titre4"/>
      </w:pPr>
      <w:bookmarkStart w:id="93" w:name="_Toc532721127"/>
      <w:r>
        <w:rPr>
          <w:noProof/>
        </w:rPr>
        <w:pict w14:anchorId="762EAC6A">
          <v:shape id="_x0000_s1035" type="#_x0000_t75" style="position:absolute;left:0;text-align:left;margin-left:334.95pt;margin-top:237.4pt;width:120.5pt;height:120.5pt;z-index:251711488;mso-position-horizontal-relative:margin;mso-position-vertical-relative:margin">
            <v:imagedata r:id="rId44" o:title="19903-alienaqua-usb-s-"/>
            <w10:wrap type="square" anchorx="margin" anchory="margin"/>
          </v:shape>
        </w:pict>
      </w:r>
      <w:r w:rsidR="00603CB4" w:rsidRPr="007F7FEB">
        <w:t>La clé USB</w:t>
      </w:r>
      <w:bookmarkEnd w:id="93"/>
    </w:p>
    <w:p w14:paraId="3F3295EC" w14:textId="73128B03" w:rsidR="009F07B6" w:rsidRPr="007F7FEB" w:rsidRDefault="003537F7" w:rsidP="00A00A7A">
      <w:r w:rsidRPr="007F7FEB">
        <w:t>La clé USB est un support de stockage amovible, il se branche sur un port « Universal Serial Bus ». Une clé USB permet de stocker facilement des données et permet de transférer rapidement des informations d’un ordinateur à un autre</w:t>
      </w:r>
      <w:r w:rsidR="009F07B6" w:rsidRPr="007F7FEB">
        <w:t>.</w:t>
      </w:r>
    </w:p>
    <w:p w14:paraId="40847DBA" w14:textId="2401AE26" w:rsidR="003537F7" w:rsidRPr="007F7FEB" w:rsidRDefault="009F07B6" w:rsidP="00A00A7A">
      <w:r w:rsidRPr="007F7FEB">
        <w:t xml:space="preserve">Un avantage de la clé USB, c’est qu’elle ne peut pas se rayer et n’est pas sensible à la poussière. Elle est donc plus fiable. </w:t>
      </w:r>
    </w:p>
    <w:p w14:paraId="6F829CB4" w14:textId="4843AAC7" w:rsidR="009F07B6" w:rsidRPr="007F7FEB" w:rsidRDefault="009F07B6" w:rsidP="00A00A7A">
      <w:r w:rsidRPr="007F7FEB">
        <w:t xml:space="preserve">La durée de vie de la donnée est estimée à 10 ans ou plus, mais cela va dépendre du modèle acheté. </w:t>
      </w:r>
    </w:p>
    <w:p w14:paraId="3BDB1C24" w14:textId="632802A4" w:rsidR="009F07B6" w:rsidRPr="007F7FEB" w:rsidRDefault="009F07B6" w:rsidP="00A00A7A">
      <w:r w:rsidRPr="007F7FEB">
        <w:t>Les vitesses de transferts diffèrent en fonction de la catégorie de la clé :</w:t>
      </w:r>
    </w:p>
    <w:p w14:paraId="10FA3BCD" w14:textId="59757369" w:rsidR="009F07B6" w:rsidRPr="007F7FEB" w:rsidRDefault="009F07B6" w:rsidP="00A00A7A">
      <w:pPr>
        <w:pStyle w:val="Paragraphedeliste"/>
        <w:numPr>
          <w:ilvl w:val="0"/>
          <w:numId w:val="15"/>
        </w:numPr>
      </w:pPr>
      <w:r w:rsidRPr="007F7FEB">
        <w:t>USB 1.1 : 12Mbit/s</w:t>
      </w:r>
    </w:p>
    <w:p w14:paraId="09D96022" w14:textId="2C15BAE2" w:rsidR="009F07B6" w:rsidRPr="007F7FEB" w:rsidRDefault="009F07B6" w:rsidP="00A00A7A">
      <w:pPr>
        <w:pStyle w:val="Paragraphedeliste"/>
        <w:numPr>
          <w:ilvl w:val="0"/>
          <w:numId w:val="15"/>
        </w:numPr>
      </w:pPr>
      <w:r w:rsidRPr="007F7FEB">
        <w:t>USB 2.0 : 480Mbits/s</w:t>
      </w:r>
    </w:p>
    <w:p w14:paraId="58AF34E2" w14:textId="49A792D6" w:rsidR="009F07B6" w:rsidRPr="007F7FEB" w:rsidRDefault="009F07B6" w:rsidP="00A00A7A">
      <w:pPr>
        <w:pStyle w:val="Paragraphedeliste"/>
        <w:numPr>
          <w:ilvl w:val="0"/>
          <w:numId w:val="15"/>
        </w:numPr>
      </w:pPr>
      <w:r w:rsidRPr="007F7FEB">
        <w:t>USB 3.0 : 640Mbits/s</w:t>
      </w:r>
    </w:p>
    <w:p w14:paraId="3CB8FBA7" w14:textId="2988FE7C" w:rsidR="009F07B6" w:rsidRDefault="009F07B6" w:rsidP="00A00A7A">
      <w:r w:rsidRPr="007F7FEB">
        <w:t>Ces valeurs sont bien évidemment théoriques et ne relate pas la vérité la vitesse de lecture sera toujours supérieure à la vitesse d’écriture.</w:t>
      </w:r>
    </w:p>
    <w:p w14:paraId="0797B650" w14:textId="5320422D" w:rsidR="00F05B15" w:rsidRDefault="00F05B15" w:rsidP="00EE5081">
      <w:pPr>
        <w:pStyle w:val="Titre2"/>
      </w:pPr>
      <w:bookmarkStart w:id="94" w:name="_Toc532721128"/>
      <w:r>
        <w:t>La connectique des systèmes de stockage</w:t>
      </w:r>
      <w:bookmarkEnd w:id="94"/>
    </w:p>
    <w:p w14:paraId="61433130" w14:textId="5B9266DD" w:rsidR="00F05B15" w:rsidRDefault="00F05B15" w:rsidP="00F05B15">
      <w:r>
        <w:t>La connectique utilisée dans les différents types de système de stockage change par rapport au volume de données voulant être traitées. Voici les types les plus courants :</w:t>
      </w:r>
    </w:p>
    <w:p w14:paraId="69D4AD97" w14:textId="54822C95" w:rsidR="00F05B15" w:rsidRPr="00F05B15" w:rsidRDefault="00F05B15" w:rsidP="00EE5081">
      <w:pPr>
        <w:pStyle w:val="Titre3"/>
      </w:pPr>
      <w:bookmarkStart w:id="95" w:name="_Toc532721129"/>
      <w:r>
        <w:t>USB</w:t>
      </w:r>
      <w:r>
        <w:rPr>
          <w:noProof/>
          <w:lang w:eastAsia="fr-CH"/>
        </w:rPr>
        <w:drawing>
          <wp:anchor distT="0" distB="0" distL="114300" distR="114300" simplePos="0" relativeHeight="251714560" behindDoc="1" locked="0" layoutInCell="1" allowOverlap="1" wp14:anchorId="0BA31A6D" wp14:editId="3DC82C53">
            <wp:simplePos x="0" y="0"/>
            <wp:positionH relativeFrom="margin">
              <wp:align>right</wp:align>
            </wp:positionH>
            <wp:positionV relativeFrom="paragraph">
              <wp:posOffset>8255</wp:posOffset>
            </wp:positionV>
            <wp:extent cx="1000125" cy="967740"/>
            <wp:effectExtent l="0" t="0" r="9525" b="3810"/>
            <wp:wrapThrough wrapText="bothSides">
              <wp:wrapPolygon edited="0">
                <wp:start x="0" y="0"/>
                <wp:lineTo x="0" y="21260"/>
                <wp:lineTo x="21394" y="21260"/>
                <wp:lineTo x="21394" y="0"/>
                <wp:lineTo x="0" y="0"/>
              </wp:wrapPolygon>
            </wp:wrapThrough>
            <wp:docPr id="56" name="Image 56" descr="https://deusm.cachefly.net/designnews/2012/01/237778/101100_488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usm.cachefly.net/designnews/2012/01/237778/101100_488137.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00125" cy="967740"/>
                    </a:xfrm>
                    <a:prstGeom prst="rect">
                      <a:avLst/>
                    </a:prstGeom>
                    <a:noFill/>
                    <a:ln>
                      <a:noFill/>
                    </a:ln>
                  </pic:spPr>
                </pic:pic>
              </a:graphicData>
            </a:graphic>
          </wp:anchor>
        </w:drawing>
      </w:r>
      <w:bookmarkEnd w:id="95"/>
    </w:p>
    <w:tbl>
      <w:tblPr>
        <w:tblW w:w="68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98"/>
        <w:gridCol w:w="5602"/>
      </w:tblGrid>
      <w:tr w:rsidR="00F05B15" w:rsidRPr="00A26186" w14:paraId="3BBEEC6C" w14:textId="77777777" w:rsidTr="00F05B15">
        <w:trPr>
          <w:trHeight w:val="267"/>
          <w:tblCellSpacing w:w="15" w:type="dxa"/>
        </w:trPr>
        <w:tc>
          <w:tcPr>
            <w:tcW w:w="0" w:type="auto"/>
            <w:shd w:val="clear" w:color="auto" w:fill="FFFFFF"/>
            <w:tcMar>
              <w:top w:w="120" w:type="dxa"/>
              <w:left w:w="120" w:type="dxa"/>
              <w:bottom w:w="120" w:type="dxa"/>
              <w:right w:w="120" w:type="dxa"/>
            </w:tcMar>
            <w:hideMark/>
          </w:tcPr>
          <w:p w14:paraId="1F14623C" w14:textId="5C812094" w:rsidR="00F05B15" w:rsidRPr="00201816" w:rsidRDefault="00F05B15" w:rsidP="00F05B15">
            <w:pPr>
              <w:spacing w:after="0" w:line="240" w:lineRule="auto"/>
              <w:jc w:val="left"/>
              <w:rPr>
                <w:rFonts w:eastAsia="Times New Roman"/>
                <w:color w:val="000000"/>
                <w:szCs w:val="24"/>
              </w:rPr>
            </w:pPr>
            <w:r w:rsidRPr="00F05B15">
              <w:rPr>
                <w:rFonts w:eastAsia="Times New Roman"/>
                <w:b/>
                <w:color w:val="000000"/>
                <w:szCs w:val="24"/>
              </w:rPr>
              <w:t>Type A</w:t>
            </w:r>
            <w:r w:rsidRPr="00201816">
              <w:rPr>
                <w:rFonts w:eastAsia="Times New Roman"/>
                <w:color w:val="000000"/>
                <w:szCs w:val="24"/>
              </w:rPr>
              <w:t xml:space="preserve"> :</w:t>
            </w:r>
          </w:p>
        </w:tc>
        <w:tc>
          <w:tcPr>
            <w:tcW w:w="0" w:type="auto"/>
            <w:shd w:val="clear" w:color="auto" w:fill="FFFFFF"/>
            <w:tcMar>
              <w:top w:w="120" w:type="dxa"/>
              <w:left w:w="120" w:type="dxa"/>
              <w:bottom w:w="120" w:type="dxa"/>
              <w:right w:w="120" w:type="dxa"/>
            </w:tcMar>
            <w:hideMark/>
          </w:tcPr>
          <w:p w14:paraId="6C094C3F" w14:textId="7511D132" w:rsidR="00F05B15" w:rsidRPr="00A26186" w:rsidRDefault="00F05B15" w:rsidP="00F05B15">
            <w:pPr>
              <w:spacing w:after="0" w:line="240" w:lineRule="auto"/>
              <w:jc w:val="left"/>
              <w:rPr>
                <w:rFonts w:eastAsia="Times New Roman"/>
                <w:color w:val="000000"/>
                <w:szCs w:val="24"/>
              </w:rPr>
            </w:pPr>
            <w:r w:rsidRPr="00201816">
              <w:rPr>
                <w:rFonts w:eastAsia="Times New Roman"/>
                <w:color w:val="000000"/>
                <w:szCs w:val="24"/>
              </w:rPr>
              <w:t>Ordinateurs, clés USBs, c'est le port de référence.</w:t>
            </w:r>
            <w:r>
              <w:rPr>
                <w:rFonts w:eastAsia="Times New Roman"/>
                <w:color w:val="000000"/>
                <w:szCs w:val="24"/>
              </w:rPr>
              <w:br/>
              <w:t xml:space="preserve">Il </w:t>
            </w:r>
            <w:r w:rsidRPr="002B195A">
              <w:rPr>
                <w:rFonts w:eastAsia="Times New Roman"/>
                <w:color w:val="000000"/>
                <w:szCs w:val="24"/>
              </w:rPr>
              <w:t>offre une vitesse maximale théorique de</w:t>
            </w:r>
            <w:r>
              <w:rPr>
                <w:rFonts w:eastAsia="Times New Roman"/>
                <w:color w:val="000000"/>
                <w:szCs w:val="24"/>
              </w:rPr>
              <w:t xml:space="preserve"> </w:t>
            </w:r>
            <w:r w:rsidRPr="00A26186">
              <w:rPr>
                <w:color w:val="222222"/>
                <w:sz w:val="21"/>
                <w:szCs w:val="21"/>
              </w:rPr>
              <w:t>12 Mbit/s.</w:t>
            </w:r>
          </w:p>
        </w:tc>
      </w:tr>
      <w:tr w:rsidR="00F05B15" w:rsidRPr="00A26186" w14:paraId="061FFF0F" w14:textId="77777777" w:rsidTr="00F05B15">
        <w:trPr>
          <w:trHeight w:val="141"/>
          <w:tblCellSpacing w:w="15" w:type="dxa"/>
        </w:trPr>
        <w:tc>
          <w:tcPr>
            <w:tcW w:w="0" w:type="auto"/>
            <w:shd w:val="clear" w:color="auto" w:fill="FFFFFF"/>
            <w:tcMar>
              <w:top w:w="120" w:type="dxa"/>
              <w:left w:w="120" w:type="dxa"/>
              <w:bottom w:w="120" w:type="dxa"/>
              <w:right w:w="120" w:type="dxa"/>
            </w:tcMar>
          </w:tcPr>
          <w:p w14:paraId="554FC2CB" w14:textId="77777777" w:rsidR="00F05B15" w:rsidRPr="00201816" w:rsidRDefault="00F05B15" w:rsidP="00F05B15">
            <w:pPr>
              <w:spacing w:after="0" w:line="240" w:lineRule="auto"/>
              <w:jc w:val="left"/>
              <w:rPr>
                <w:rFonts w:eastAsia="Times New Roman"/>
                <w:color w:val="000000"/>
                <w:sz w:val="24"/>
                <w:szCs w:val="24"/>
              </w:rPr>
            </w:pPr>
          </w:p>
        </w:tc>
        <w:tc>
          <w:tcPr>
            <w:tcW w:w="0" w:type="auto"/>
            <w:shd w:val="clear" w:color="auto" w:fill="FFFFFF"/>
            <w:tcMar>
              <w:top w:w="120" w:type="dxa"/>
              <w:left w:w="120" w:type="dxa"/>
              <w:bottom w:w="120" w:type="dxa"/>
              <w:right w:w="120" w:type="dxa"/>
            </w:tcMar>
          </w:tcPr>
          <w:p w14:paraId="6FF0DB75" w14:textId="77777777" w:rsidR="00F05B15" w:rsidRPr="00201816" w:rsidRDefault="00F05B15" w:rsidP="00F05B15">
            <w:pPr>
              <w:spacing w:after="0" w:line="240" w:lineRule="auto"/>
              <w:jc w:val="left"/>
              <w:rPr>
                <w:rFonts w:eastAsia="Times New Roman"/>
                <w:color w:val="000000"/>
                <w:sz w:val="24"/>
                <w:szCs w:val="24"/>
              </w:rPr>
            </w:pPr>
          </w:p>
        </w:tc>
      </w:tr>
    </w:tbl>
    <w:p w14:paraId="14889720" w14:textId="20F52925" w:rsidR="00F05B15" w:rsidRPr="002B195A" w:rsidRDefault="00F05B15" w:rsidP="00F05B15">
      <w:pPr>
        <w:jc w:val="left"/>
        <w:rPr>
          <w:rFonts w:eastAsia="Times New Roman"/>
          <w:color w:val="000000"/>
          <w:szCs w:val="24"/>
        </w:rPr>
      </w:pPr>
      <w:r w:rsidRPr="00F05B15">
        <w:rPr>
          <w:rFonts w:eastAsia="Times New Roman"/>
          <w:b/>
          <w:noProof/>
          <w:color w:val="000000"/>
          <w:szCs w:val="24"/>
          <w:lang w:eastAsia="fr-CH"/>
        </w:rPr>
        <w:drawing>
          <wp:anchor distT="0" distB="0" distL="114300" distR="114300" simplePos="0" relativeHeight="251715584" behindDoc="0" locked="0" layoutInCell="1" allowOverlap="1" wp14:anchorId="37B793A0" wp14:editId="132C803B">
            <wp:simplePos x="0" y="0"/>
            <wp:positionH relativeFrom="margin">
              <wp:align>right</wp:align>
            </wp:positionH>
            <wp:positionV relativeFrom="paragraph">
              <wp:posOffset>9525</wp:posOffset>
            </wp:positionV>
            <wp:extent cx="979805" cy="1031875"/>
            <wp:effectExtent l="0" t="0" r="0" b="0"/>
            <wp:wrapThrough wrapText="bothSides">
              <wp:wrapPolygon edited="0">
                <wp:start x="0" y="0"/>
                <wp:lineTo x="0" y="21135"/>
                <wp:lineTo x="20998" y="21135"/>
                <wp:lineTo x="20998" y="0"/>
                <wp:lineTo x="0" y="0"/>
              </wp:wrapPolygon>
            </wp:wrapThrough>
            <wp:docPr id="57" name="Image 57" descr="https://upload.wikimedia.org/wikipedia/commons/thumb/7/75/Connector_USB_3_IMGP6024_wp.jpg/150px-Connector_USB_3_IMGP6024_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7/75/Connector_USB_3_IMGP6024_wp.jpg/150px-Connector_USB_3_IMGP6024_w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9805" cy="103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B15">
        <w:rPr>
          <w:rFonts w:eastAsia="Times New Roman"/>
          <w:b/>
          <w:color w:val="000000"/>
          <w:szCs w:val="24"/>
        </w:rPr>
        <w:t>Type A (USB 3.0)</w:t>
      </w:r>
      <w:r w:rsidRPr="002B195A">
        <w:rPr>
          <w:rFonts w:eastAsia="Times New Roman"/>
          <w:color w:val="000000"/>
          <w:szCs w:val="24"/>
        </w:rPr>
        <w:t xml:space="preserve"> :</w:t>
      </w:r>
    </w:p>
    <w:p w14:paraId="571A74B3" w14:textId="77777777" w:rsidR="00F05B15" w:rsidRDefault="00F05B15" w:rsidP="00F05B15">
      <w:pPr>
        <w:jc w:val="left"/>
        <w:rPr>
          <w:rFonts w:eastAsia="Times New Roman"/>
          <w:color w:val="000000"/>
          <w:szCs w:val="24"/>
        </w:rPr>
      </w:pPr>
      <w:r w:rsidRPr="00201816">
        <w:rPr>
          <w:rFonts w:eastAsia="Times New Roman"/>
          <w:color w:val="000000"/>
          <w:szCs w:val="24"/>
        </w:rPr>
        <w:t>Identique au port ci-dessus, la différence réside que ce port comporte 5 fils supplémentaires au qui permettent de faire transiter plus d'informations. Il est rétro-compatible avec le port standard. Il est reconnaissable par sa petite barre en bas qui est bleue</w:t>
      </w:r>
      <w:r>
        <w:rPr>
          <w:rFonts w:eastAsia="Times New Roman"/>
          <w:color w:val="000000"/>
          <w:szCs w:val="24"/>
        </w:rPr>
        <w:t>.</w:t>
      </w:r>
      <w:r w:rsidRPr="00201816">
        <w:rPr>
          <w:rFonts w:eastAsia="Times New Roman"/>
          <w:color w:val="000000"/>
          <w:szCs w:val="24"/>
        </w:rPr>
        <w:t xml:space="preserve"> </w:t>
      </w:r>
      <w:r>
        <w:rPr>
          <w:rFonts w:eastAsia="Times New Roman"/>
          <w:color w:val="000000"/>
          <w:szCs w:val="24"/>
        </w:rPr>
        <w:t xml:space="preserve">Il </w:t>
      </w:r>
      <w:r w:rsidRPr="002B195A">
        <w:rPr>
          <w:rFonts w:eastAsia="Times New Roman"/>
          <w:color w:val="000000"/>
          <w:szCs w:val="24"/>
        </w:rPr>
        <w:t>offre une vitesse maximale théorique de</w:t>
      </w:r>
      <w:r>
        <w:rPr>
          <w:rFonts w:eastAsia="Times New Roman"/>
          <w:color w:val="000000"/>
          <w:szCs w:val="24"/>
        </w:rPr>
        <w:t xml:space="preserve"> </w:t>
      </w:r>
      <w:r>
        <w:rPr>
          <w:color w:val="222222"/>
          <w:sz w:val="21"/>
          <w:szCs w:val="21"/>
        </w:rPr>
        <w:t>5.0 Gbit/s</w:t>
      </w:r>
    </w:p>
    <w:p w14:paraId="2CFBDB35" w14:textId="77777777" w:rsidR="00F05B15" w:rsidRDefault="00F05B15" w:rsidP="00F05B15">
      <w:pPr>
        <w:jc w:val="left"/>
        <w:rPr>
          <w:rFonts w:eastAsia="Times New Roman"/>
          <w:color w:val="000000"/>
          <w:szCs w:val="24"/>
        </w:rPr>
      </w:pPr>
    </w:p>
    <w:p w14:paraId="55155479" w14:textId="77777777" w:rsidR="00F05B15" w:rsidRDefault="00F05B15" w:rsidP="00F05B15">
      <w:pPr>
        <w:jc w:val="left"/>
        <w:rPr>
          <w:rFonts w:eastAsia="Times New Roman"/>
          <w:color w:val="000000"/>
          <w:szCs w:val="24"/>
        </w:rPr>
      </w:pPr>
      <w:r w:rsidRPr="00201816">
        <w:rPr>
          <w:rFonts w:eastAsia="Times New Roman"/>
          <w:noProof/>
          <w:color w:val="000000"/>
          <w:szCs w:val="24"/>
          <w:lang w:eastAsia="fr-CH"/>
        </w:rPr>
        <w:lastRenderedPageBreak/>
        <w:drawing>
          <wp:anchor distT="0" distB="0" distL="114300" distR="114300" simplePos="0" relativeHeight="251717632" behindDoc="0" locked="0" layoutInCell="1" allowOverlap="1" wp14:anchorId="62D2E44C" wp14:editId="7038A584">
            <wp:simplePos x="0" y="0"/>
            <wp:positionH relativeFrom="margin">
              <wp:align>right</wp:align>
            </wp:positionH>
            <wp:positionV relativeFrom="paragraph">
              <wp:posOffset>10795</wp:posOffset>
            </wp:positionV>
            <wp:extent cx="1114425" cy="1134110"/>
            <wp:effectExtent l="0" t="0" r="9525" b="8890"/>
            <wp:wrapThrough wrapText="bothSides">
              <wp:wrapPolygon edited="0">
                <wp:start x="0" y="0"/>
                <wp:lineTo x="0" y="21406"/>
                <wp:lineTo x="21415" y="21406"/>
                <wp:lineTo x="21415" y="0"/>
                <wp:lineTo x="0" y="0"/>
              </wp:wrapPolygon>
            </wp:wrapThrough>
            <wp:docPr id="58" name="Image 58" descr="http://support.wdc.com/images/kb/Connections/USB%20Micro-B%20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port.wdc.com/images/kb/Connections/USB%20Micro-B%20Plug.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14425" cy="113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68617" w14:textId="77777777" w:rsidR="00F05B15" w:rsidRPr="00201816" w:rsidRDefault="00F05B15" w:rsidP="00F05B15">
      <w:pPr>
        <w:jc w:val="left"/>
        <w:rPr>
          <w:rFonts w:eastAsia="Times New Roman"/>
          <w:color w:val="000000"/>
          <w:szCs w:val="24"/>
        </w:rPr>
      </w:pPr>
      <w:r w:rsidRPr="00F05B15">
        <w:rPr>
          <w:rFonts w:eastAsia="Times New Roman"/>
          <w:b/>
          <w:color w:val="000000"/>
          <w:szCs w:val="24"/>
        </w:rPr>
        <w:t>Micro B</w:t>
      </w:r>
      <w:r w:rsidRPr="00201816">
        <w:rPr>
          <w:rFonts w:eastAsia="Times New Roman"/>
          <w:color w:val="000000"/>
          <w:szCs w:val="24"/>
        </w:rPr>
        <w:t xml:space="preserve"> C'est le port que possèdent la majorité des téléphones actuels.</w:t>
      </w:r>
    </w:p>
    <w:p w14:paraId="18673EDD" w14:textId="0380EAC0" w:rsidR="00F05B15" w:rsidRDefault="00F05B15" w:rsidP="00F05B15">
      <w:pPr>
        <w:jc w:val="left"/>
        <w:rPr>
          <w:rFonts w:eastAsia="Times New Roman"/>
          <w:color w:val="000000"/>
          <w:szCs w:val="24"/>
        </w:rPr>
      </w:pPr>
      <w:r>
        <w:rPr>
          <w:rFonts w:eastAsia="Times New Roman"/>
          <w:color w:val="000000"/>
          <w:szCs w:val="24"/>
        </w:rPr>
        <w:br/>
      </w:r>
    </w:p>
    <w:p w14:paraId="4BE36B9E" w14:textId="71D2362F" w:rsidR="00F05B15" w:rsidRDefault="00F05B15" w:rsidP="00F05B15">
      <w:pPr>
        <w:jc w:val="left"/>
        <w:rPr>
          <w:rFonts w:eastAsia="Times New Roman"/>
          <w:color w:val="000000"/>
          <w:szCs w:val="24"/>
        </w:rPr>
      </w:pPr>
      <w:r w:rsidRPr="00F05B15">
        <w:rPr>
          <w:rFonts w:eastAsia="Times New Roman"/>
          <w:b/>
          <w:noProof/>
          <w:color w:val="000000"/>
          <w:szCs w:val="24"/>
          <w:lang w:eastAsia="fr-CH"/>
        </w:rPr>
        <w:drawing>
          <wp:anchor distT="0" distB="0" distL="114300" distR="114300" simplePos="0" relativeHeight="251716608" behindDoc="0" locked="0" layoutInCell="1" allowOverlap="1" wp14:anchorId="743EDF4A" wp14:editId="44CF1BD5">
            <wp:simplePos x="0" y="0"/>
            <wp:positionH relativeFrom="margin">
              <wp:align>right</wp:align>
            </wp:positionH>
            <wp:positionV relativeFrom="paragraph">
              <wp:posOffset>10795</wp:posOffset>
            </wp:positionV>
            <wp:extent cx="1323975" cy="992505"/>
            <wp:effectExtent l="0" t="0" r="9525" b="0"/>
            <wp:wrapThrough wrapText="bothSides">
              <wp:wrapPolygon edited="0">
                <wp:start x="0" y="0"/>
                <wp:lineTo x="0" y="21144"/>
                <wp:lineTo x="21445" y="21144"/>
                <wp:lineTo x="21445" y="0"/>
                <wp:lineTo x="0" y="0"/>
              </wp:wrapPolygon>
            </wp:wrapThrough>
            <wp:docPr id="60" name="Image 60" descr="http://usb.brando.com/prod_img/zoom/UCABL013900_02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sb.brando.com/prod_img/zoom/UCABL013900_02_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23975" cy="992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B15">
        <w:rPr>
          <w:rFonts w:eastAsia="Times New Roman"/>
          <w:b/>
          <w:color w:val="000000"/>
          <w:szCs w:val="24"/>
        </w:rPr>
        <w:t>Micro B (USB 3.0)</w:t>
      </w:r>
      <w:r w:rsidRPr="00201816">
        <w:rPr>
          <w:rFonts w:eastAsia="Times New Roman"/>
          <w:color w:val="000000"/>
          <w:szCs w:val="24"/>
        </w:rPr>
        <w:t xml:space="preserve"> :</w:t>
      </w:r>
      <w:r w:rsidRPr="00201816">
        <w:rPr>
          <w:rFonts w:eastAsia="Times New Roman"/>
          <w:color w:val="000000"/>
          <w:szCs w:val="24"/>
        </w:rPr>
        <w:br/>
        <w:t>nouvelle version de la Micro B, qui contient en fait tous les fils du Micro B, plus une petite rangée de fils en plus comme pour le Type A, et qui est rétro-compatible mais seulement dans un sens (vous pouvez branchez une Micro B mâle sur une Micro B 3.0 femelle, mais pas l'inverse).</w:t>
      </w:r>
      <w:r>
        <w:rPr>
          <w:rFonts w:eastAsia="Times New Roman"/>
          <w:color w:val="000000"/>
          <w:szCs w:val="24"/>
        </w:rPr>
        <w:t xml:space="preserve"> Il </w:t>
      </w:r>
      <w:r w:rsidRPr="002B195A">
        <w:rPr>
          <w:rFonts w:eastAsia="Times New Roman"/>
          <w:color w:val="000000"/>
          <w:szCs w:val="24"/>
        </w:rPr>
        <w:t xml:space="preserve">offre une vitesse </w:t>
      </w:r>
      <w:r>
        <w:rPr>
          <w:rFonts w:eastAsia="Times New Roman"/>
          <w:color w:val="000000"/>
          <w:szCs w:val="24"/>
        </w:rPr>
        <w:t>maximale</w:t>
      </w:r>
      <w:r w:rsidRPr="002B195A">
        <w:rPr>
          <w:rFonts w:eastAsia="Times New Roman"/>
          <w:color w:val="000000"/>
          <w:szCs w:val="24"/>
        </w:rPr>
        <w:t xml:space="preserve"> théorique de</w:t>
      </w:r>
      <w:r>
        <w:rPr>
          <w:rFonts w:eastAsia="Times New Roman"/>
          <w:color w:val="000000"/>
          <w:szCs w:val="24"/>
        </w:rPr>
        <w:t xml:space="preserve"> </w:t>
      </w:r>
      <w:r>
        <w:rPr>
          <w:color w:val="222222"/>
          <w:sz w:val="21"/>
          <w:szCs w:val="21"/>
        </w:rPr>
        <w:t>5.0 Gbit/s</w:t>
      </w:r>
    </w:p>
    <w:p w14:paraId="6EA4633D" w14:textId="56A67D6F" w:rsidR="00F05B15" w:rsidRDefault="00F05B15" w:rsidP="00F05B15">
      <w:pPr>
        <w:jc w:val="left"/>
        <w:rPr>
          <w:rFonts w:eastAsia="Times New Roman"/>
          <w:color w:val="000000"/>
          <w:szCs w:val="24"/>
        </w:rPr>
      </w:pPr>
    </w:p>
    <w:p w14:paraId="33800902" w14:textId="7F8FF4CA" w:rsidR="00F05B15" w:rsidRPr="002B195A" w:rsidRDefault="00F05B15" w:rsidP="00F05B15">
      <w:pPr>
        <w:jc w:val="left"/>
        <w:rPr>
          <w:rFonts w:eastAsia="Times New Roman"/>
          <w:color w:val="000000"/>
          <w:szCs w:val="24"/>
        </w:rPr>
      </w:pPr>
      <w:r w:rsidRPr="00F05B15">
        <w:rPr>
          <w:rFonts w:eastAsia="Times New Roman"/>
          <w:b/>
          <w:noProof/>
          <w:color w:val="000000"/>
          <w:szCs w:val="24"/>
          <w:lang w:eastAsia="fr-CH"/>
        </w:rPr>
        <w:drawing>
          <wp:anchor distT="0" distB="0" distL="114300" distR="114300" simplePos="0" relativeHeight="251718656" behindDoc="0" locked="0" layoutInCell="1" allowOverlap="1" wp14:anchorId="13F33581" wp14:editId="0765BAB9">
            <wp:simplePos x="0" y="0"/>
            <wp:positionH relativeFrom="margin">
              <wp:align>right</wp:align>
            </wp:positionH>
            <wp:positionV relativeFrom="paragraph">
              <wp:posOffset>8890</wp:posOffset>
            </wp:positionV>
            <wp:extent cx="1171575" cy="1171575"/>
            <wp:effectExtent l="0" t="0" r="9525" b="9525"/>
            <wp:wrapThrough wrapText="bothSides">
              <wp:wrapPolygon edited="0">
                <wp:start x="0" y="0"/>
                <wp:lineTo x="0" y="21424"/>
                <wp:lineTo x="21424" y="21424"/>
                <wp:lineTo x="21424" y="0"/>
                <wp:lineTo x="0" y="0"/>
              </wp:wrapPolygon>
            </wp:wrapThrough>
            <wp:docPr id="61" name="Image 61" descr="http://img.dxcdn.com/productimages/sku_36877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dxcdn.com/productimages/sku_368771_4.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H="1">
                      <a:off x="0" y="0"/>
                      <a:ext cx="1171575" cy="117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B15">
        <w:rPr>
          <w:rFonts w:eastAsia="Times New Roman"/>
          <w:b/>
          <w:color w:val="000000"/>
          <w:szCs w:val="24"/>
        </w:rPr>
        <w:t>Type C (</w:t>
      </w:r>
      <w:r w:rsidRPr="00F05B15">
        <w:rPr>
          <w:rFonts w:eastAsia="Times New Roman"/>
          <w:b/>
          <w:bCs/>
          <w:color w:val="000000"/>
          <w:szCs w:val="24"/>
        </w:rPr>
        <w:t>USB 3.1</w:t>
      </w:r>
      <w:r w:rsidRPr="00F05B15">
        <w:rPr>
          <w:rFonts w:eastAsia="Times New Roman"/>
          <w:b/>
          <w:color w:val="000000"/>
          <w:szCs w:val="24"/>
        </w:rPr>
        <w:t>)</w:t>
      </w:r>
      <w:r w:rsidRPr="002B195A">
        <w:rPr>
          <w:rFonts w:eastAsia="Times New Roman"/>
          <w:color w:val="000000"/>
          <w:szCs w:val="24"/>
        </w:rPr>
        <w:t xml:space="preserve"> :</w:t>
      </w:r>
    </w:p>
    <w:p w14:paraId="51E6504A" w14:textId="4E36A162" w:rsidR="00F05B15" w:rsidRDefault="00F05B15" w:rsidP="00F05B15">
      <w:pPr>
        <w:jc w:val="left"/>
        <w:rPr>
          <w:rFonts w:eastAsia="Times New Roman"/>
          <w:color w:val="000000"/>
          <w:szCs w:val="24"/>
        </w:rPr>
      </w:pPr>
      <w:r w:rsidRPr="002B195A">
        <w:rPr>
          <w:rFonts w:eastAsia="Times New Roman"/>
          <w:color w:val="000000"/>
          <w:szCs w:val="24"/>
        </w:rPr>
        <w:t>Ce nouveau connecteur, défini dans le standard USB 3.1, est totalement réversible (on peut le brancher à l'envers ou à l'endroit), est censé remplacer tous les connecteurs USB, et même les autres car il peut servir de connecteur vidéo (DisplayPort). Il offre une vitesse maximale théorique de 10 Gb/s (Gigabits, donc 1,25 Gigaoctets/s)</w:t>
      </w:r>
    </w:p>
    <w:p w14:paraId="3E85C5D1" w14:textId="77777777" w:rsidR="00F05B15" w:rsidRPr="00F05B15" w:rsidRDefault="00F05B15" w:rsidP="00F05B15"/>
    <w:p w14:paraId="57BA9035" w14:textId="10B82792" w:rsidR="00F05B15" w:rsidRDefault="0017067C" w:rsidP="00EE5081">
      <w:pPr>
        <w:pStyle w:val="Titre3"/>
      </w:pPr>
      <w:bookmarkStart w:id="96" w:name="_Toc532721130"/>
      <w:r>
        <w:rPr>
          <w:bCs/>
          <w:iCs/>
          <w:noProof/>
          <w:color w:val="222222"/>
          <w:sz w:val="21"/>
          <w:szCs w:val="21"/>
          <w:lang w:eastAsia="fr-CH"/>
        </w:rPr>
        <w:drawing>
          <wp:anchor distT="0" distB="0" distL="114300" distR="114300" simplePos="0" relativeHeight="251719680" behindDoc="0" locked="0" layoutInCell="1" allowOverlap="1" wp14:anchorId="38AF1F4C" wp14:editId="52396667">
            <wp:simplePos x="0" y="0"/>
            <wp:positionH relativeFrom="margin">
              <wp:align>right</wp:align>
            </wp:positionH>
            <wp:positionV relativeFrom="paragraph">
              <wp:posOffset>205105</wp:posOffset>
            </wp:positionV>
            <wp:extent cx="1866900" cy="1129030"/>
            <wp:effectExtent l="0" t="0" r="0" b="0"/>
            <wp:wrapSquare wrapText="bothSides"/>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280px-Ata_20070127_00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66900" cy="1129030"/>
                    </a:xfrm>
                    <a:prstGeom prst="rect">
                      <a:avLst/>
                    </a:prstGeom>
                  </pic:spPr>
                </pic:pic>
              </a:graphicData>
            </a:graphic>
            <wp14:sizeRelH relativeFrom="margin">
              <wp14:pctWidth>0</wp14:pctWidth>
            </wp14:sizeRelH>
            <wp14:sizeRelV relativeFrom="margin">
              <wp14:pctHeight>0</wp14:pctHeight>
            </wp14:sizeRelV>
          </wp:anchor>
        </w:drawing>
      </w:r>
      <w:r w:rsidR="00F05B15">
        <w:t>ATA</w:t>
      </w:r>
      <w:bookmarkEnd w:id="96"/>
    </w:p>
    <w:p w14:paraId="00F6B862" w14:textId="3936F4C1" w:rsidR="0017067C" w:rsidRPr="00DF0689" w:rsidRDefault="009A7E67" w:rsidP="009A7E67">
      <w:pPr>
        <w:rPr>
          <w:rStyle w:val="lang-en"/>
          <w:bCs/>
          <w:iCs/>
          <w:color w:val="222222"/>
          <w:sz w:val="21"/>
          <w:szCs w:val="21"/>
        </w:rPr>
      </w:pPr>
      <w:r>
        <w:t xml:space="preserve">La connectique ATA (aussi appelé IDE pour </w:t>
      </w:r>
      <w:r w:rsidRPr="00DF0689">
        <w:rPr>
          <w:rStyle w:val="lang-en"/>
          <w:b/>
          <w:bCs/>
          <w:i/>
          <w:iCs/>
          <w:color w:val="222222"/>
          <w:sz w:val="21"/>
          <w:szCs w:val="21"/>
        </w:rPr>
        <w:t xml:space="preserve">Integrated Drive Electronics) </w:t>
      </w:r>
      <w:r w:rsidRPr="00DF0689">
        <w:rPr>
          <w:rStyle w:val="lang-en"/>
          <w:bCs/>
          <w:iCs/>
          <w:color w:val="222222"/>
          <w:sz w:val="21"/>
          <w:szCs w:val="21"/>
        </w:rPr>
        <w:t xml:space="preserve">conçue par Western Digital, utilize un cable </w:t>
      </w:r>
      <w:r w:rsidR="0017067C" w:rsidRPr="00DF0689">
        <w:rPr>
          <w:rStyle w:val="lang-en"/>
          <w:bCs/>
          <w:iCs/>
          <w:color w:val="222222"/>
          <w:sz w:val="21"/>
          <w:szCs w:val="21"/>
        </w:rPr>
        <w:t xml:space="preserve">avec 40 à 80 fils parallèles et des </w:t>
      </w:r>
      <w:r w:rsidR="0017067C" w:rsidRPr="0017067C">
        <w:rPr>
          <w:rStyle w:val="lang-en"/>
          <w:bCs/>
          <w:iCs/>
          <w:color w:val="222222"/>
          <w:sz w:val="21"/>
          <w:szCs w:val="21"/>
        </w:rPr>
        <w:t>connecteurs</w:t>
      </w:r>
      <w:r w:rsidR="0017067C" w:rsidRPr="00DF0689">
        <w:rPr>
          <w:rStyle w:val="lang-en"/>
          <w:bCs/>
          <w:iCs/>
          <w:color w:val="222222"/>
          <w:sz w:val="21"/>
          <w:szCs w:val="21"/>
        </w:rPr>
        <w:t xml:space="preserve"> identiques pour le contrôleur et pour les périphériques.</w:t>
      </w:r>
    </w:p>
    <w:p w14:paraId="2CE5BCF8" w14:textId="1AAAEC18" w:rsidR="0017067C" w:rsidRPr="00DF0689" w:rsidRDefault="0017067C" w:rsidP="009A7E67">
      <w:pPr>
        <w:rPr>
          <w:rStyle w:val="lang-en"/>
          <w:bCs/>
          <w:iCs/>
          <w:color w:val="222222"/>
          <w:sz w:val="21"/>
          <w:szCs w:val="21"/>
        </w:rPr>
      </w:pPr>
      <w:r w:rsidRPr="00DF0689">
        <w:rPr>
          <w:rStyle w:val="lang-en"/>
          <w:bCs/>
          <w:iCs/>
          <w:color w:val="222222"/>
          <w:sz w:val="21"/>
          <w:szCs w:val="21"/>
        </w:rPr>
        <w:t>Les ATA sont utilisés uniquement internement et ne propose pas une connexion é chaud.</w:t>
      </w:r>
    </w:p>
    <w:p w14:paraId="72B7A39C" w14:textId="7325C61C" w:rsidR="0017067C" w:rsidRPr="00DF0689" w:rsidRDefault="0017067C" w:rsidP="009A7E67">
      <w:pPr>
        <w:rPr>
          <w:bCs/>
          <w:iCs/>
          <w:color w:val="222222"/>
          <w:sz w:val="21"/>
          <w:szCs w:val="21"/>
        </w:rPr>
      </w:pPr>
      <w:r w:rsidRPr="00DF0689">
        <w:rPr>
          <w:rStyle w:val="lang-en"/>
          <w:b/>
          <w:bCs/>
          <w:iCs/>
          <w:color w:val="404040" w:themeColor="text1" w:themeTint="BF"/>
          <w:sz w:val="21"/>
          <w:szCs w:val="21"/>
        </w:rPr>
        <w:t>Vitesse de Débit</w:t>
      </w:r>
      <w:r w:rsidRPr="00DF0689">
        <w:rPr>
          <w:rStyle w:val="lang-en"/>
          <w:bCs/>
          <w:iCs/>
          <w:color w:val="222222"/>
          <w:sz w:val="21"/>
          <w:szCs w:val="21"/>
        </w:rPr>
        <w:t>: 16 MB/s puis 33, 66, 100 et 133 MB/s dans le plus recents.</w:t>
      </w:r>
    </w:p>
    <w:p w14:paraId="50D8BBA5" w14:textId="0C586E00" w:rsidR="00F05B15" w:rsidRDefault="00DA2D85" w:rsidP="00EE5081">
      <w:pPr>
        <w:pStyle w:val="Titre3"/>
      </w:pPr>
      <w:bookmarkStart w:id="97" w:name="_Toc532721131"/>
      <w:r>
        <w:rPr>
          <w:noProof/>
          <w:lang w:eastAsia="fr-CH"/>
        </w:rPr>
        <w:drawing>
          <wp:anchor distT="0" distB="0" distL="114300" distR="114300" simplePos="0" relativeHeight="251721728" behindDoc="0" locked="0" layoutInCell="1" allowOverlap="1" wp14:anchorId="0B55B5B3" wp14:editId="0FDF6086">
            <wp:simplePos x="0" y="0"/>
            <wp:positionH relativeFrom="margin">
              <wp:posOffset>4130675</wp:posOffset>
            </wp:positionH>
            <wp:positionV relativeFrom="paragraph">
              <wp:posOffset>8255</wp:posOffset>
            </wp:positionV>
            <wp:extent cx="1649730" cy="1847850"/>
            <wp:effectExtent l="0" t="0" r="7620" b="0"/>
            <wp:wrapThrough wrapText="bothSides">
              <wp:wrapPolygon edited="0">
                <wp:start x="0" y="0"/>
                <wp:lineTo x="0" y="21377"/>
                <wp:lineTo x="21450" y="21377"/>
                <wp:lineTo x="21450" y="0"/>
                <wp:lineTo x="0" y="0"/>
              </wp:wrapPolygon>
            </wp:wrapThrough>
            <wp:docPr id="63" name="Image 63" descr="Câble et port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833941" descr="Câble et port SAT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4973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B15">
        <w:t>SATA</w:t>
      </w:r>
      <w:bookmarkEnd w:id="97"/>
    </w:p>
    <w:p w14:paraId="69AE5A69" w14:textId="68CA7FF3" w:rsidR="00DA2D85" w:rsidRDefault="00DA2D85" w:rsidP="00DA2D85">
      <w:pPr>
        <w:shd w:val="clear" w:color="auto" w:fill="FFFFFF"/>
        <w:spacing w:after="225"/>
      </w:pPr>
      <w:r w:rsidRPr="002B195A">
        <w:t>Le SATA, ou Serial ATA est un connecteur pour</w:t>
      </w:r>
      <w:r>
        <w:t xml:space="preserve"> lecteur interne créé en 2003.</w:t>
      </w:r>
    </w:p>
    <w:p w14:paraId="3B9B7EDF" w14:textId="09CE0609" w:rsidR="00566C61" w:rsidRPr="00566C61" w:rsidRDefault="00566C61" w:rsidP="00DA2D85">
      <w:pPr>
        <w:shd w:val="clear" w:color="auto" w:fill="FFFFFF"/>
        <w:spacing w:after="225"/>
        <w:rPr>
          <w:rFonts w:ascii="Times New Roman" w:hAnsi="Times New Roman" w:cs="Times New Roman"/>
          <w:b/>
          <w:color w:val="404040" w:themeColor="text1" w:themeTint="BF"/>
        </w:rPr>
      </w:pPr>
      <w:r w:rsidRPr="00566C61">
        <w:rPr>
          <w:b/>
          <w:color w:val="404040" w:themeColor="text1" w:themeTint="BF"/>
        </w:rPr>
        <w:t>Vitesse de débit :</w:t>
      </w:r>
    </w:p>
    <w:p w14:paraId="60CF5A57" w14:textId="77777777" w:rsidR="00DA2D85" w:rsidRDefault="00DA2D85" w:rsidP="00DA2D85">
      <w:pPr>
        <w:shd w:val="clear" w:color="auto" w:fill="FFFFFF"/>
        <w:spacing w:after="225"/>
      </w:pPr>
      <w:r w:rsidRPr="002B195A">
        <w:t xml:space="preserve">Le SATA a eu un débit maximal de 1.5 Gbit/s, soit 192 Mo/s, mais a connu plusieurs versions qui changèrent ceci : le SATA II a doublé la vitesse avec 3 Gbit/s (384 Mo/s) puis le SATA III avec 6 Gbit/s (768 Mo/s). </w:t>
      </w:r>
    </w:p>
    <w:p w14:paraId="0DC9A08A" w14:textId="6CB0DD80" w:rsidR="00DA2D85" w:rsidRDefault="00DA2D85" w:rsidP="00DA2D85">
      <w:pPr>
        <w:shd w:val="clear" w:color="auto" w:fill="FFFFFF"/>
        <w:spacing w:after="225"/>
      </w:pPr>
      <w:r>
        <w:rPr>
          <w:noProof/>
          <w:lang w:eastAsia="fr-CH"/>
        </w:rPr>
        <w:lastRenderedPageBreak/>
        <w:drawing>
          <wp:anchor distT="0" distB="0" distL="114300" distR="114300" simplePos="0" relativeHeight="251722752" behindDoc="0" locked="0" layoutInCell="1" allowOverlap="1" wp14:anchorId="10A79661" wp14:editId="27E7C2E4">
            <wp:simplePos x="0" y="0"/>
            <wp:positionH relativeFrom="margin">
              <wp:align>right</wp:align>
            </wp:positionH>
            <wp:positionV relativeFrom="paragraph">
              <wp:posOffset>212090</wp:posOffset>
            </wp:positionV>
            <wp:extent cx="1638300" cy="1228725"/>
            <wp:effectExtent l="0" t="0" r="0" b="9525"/>
            <wp:wrapThrough wrapText="bothSides">
              <wp:wrapPolygon edited="0">
                <wp:start x="0" y="0"/>
                <wp:lineTo x="0" y="21433"/>
                <wp:lineTo x="21349" y="21433"/>
                <wp:lineTo x="21349" y="0"/>
                <wp:lineTo x="0" y="0"/>
              </wp:wrapPolygon>
            </wp:wrapThrough>
            <wp:docPr id="64" name="Image 64" descr="Connecteur d'alimentation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1834016" descr="Connecteur d'alimentation SAT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8300"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2074F3" w14:textId="030D4277" w:rsidR="00DA2D85" w:rsidRDefault="00DA2D85" w:rsidP="00DA2D85">
      <w:pPr>
        <w:shd w:val="clear" w:color="auto" w:fill="FFFFFF"/>
        <w:spacing w:after="225"/>
      </w:pPr>
      <w:r w:rsidRPr="002B195A">
        <w:t>Il dispose de son propre câble d'alimentation :</w:t>
      </w:r>
    </w:p>
    <w:p w14:paraId="2EBB7406" w14:textId="3E62FCA9" w:rsidR="00DA2D85" w:rsidRDefault="00DA2D85" w:rsidP="00DA2D85">
      <w:pPr>
        <w:shd w:val="clear" w:color="auto" w:fill="FFFFFF"/>
        <w:spacing w:after="225"/>
      </w:pPr>
    </w:p>
    <w:p w14:paraId="7683B5C9" w14:textId="77777777" w:rsidR="00DA2D85" w:rsidRPr="002B195A" w:rsidRDefault="00DA2D85" w:rsidP="00DA2D85">
      <w:pPr>
        <w:shd w:val="clear" w:color="auto" w:fill="FFFFFF"/>
        <w:spacing w:after="225"/>
      </w:pPr>
    </w:p>
    <w:p w14:paraId="4A3F823A" w14:textId="397A6427" w:rsidR="00DA2D85" w:rsidRDefault="00DA2D85" w:rsidP="00EE5081">
      <w:pPr>
        <w:pStyle w:val="Titre3"/>
      </w:pPr>
      <w:bookmarkStart w:id="98" w:name="_Toc532721132"/>
      <w:r w:rsidRPr="002B195A">
        <w:t>Le PCI Express</w:t>
      </w:r>
      <w:bookmarkEnd w:id="98"/>
    </w:p>
    <w:p w14:paraId="77334532" w14:textId="7AF53303" w:rsidR="00DA2D85" w:rsidRDefault="00DA2D85" w:rsidP="00DA2D85">
      <w:r>
        <w:t>A</w:t>
      </w:r>
      <w:r w:rsidRPr="002B195A">
        <w:t>brégé PCI-E ou PCIe est un standard développé par </w:t>
      </w:r>
      <w:hyperlink r:id="rId53" w:tooltip="Intel" w:history="1">
        <w:r w:rsidRPr="00C07AB2">
          <w:t>Intel</w:t>
        </w:r>
      </w:hyperlink>
      <w:r w:rsidRPr="002B195A">
        <w:t> et introduit en 2004.</w:t>
      </w:r>
    </w:p>
    <w:p w14:paraId="04F294D7" w14:textId="42D66BD0" w:rsidR="00DA2D85" w:rsidRPr="00C07AB2" w:rsidRDefault="00DA2D85" w:rsidP="00DA2D85">
      <w:pPr>
        <w:jc w:val="left"/>
      </w:pPr>
      <w:r w:rsidRPr="00C07AB2">
        <w:t>Il spécifie un </w:t>
      </w:r>
      <w:hyperlink r:id="rId54" w:tooltip="Bus informatique" w:history="1">
        <w:r w:rsidRPr="00C07AB2">
          <w:t>bus</w:t>
        </w:r>
      </w:hyperlink>
      <w:r w:rsidRPr="00C07AB2">
        <w:t> local série (« bus PCI express ») et un connecteur qui sert à connecter des </w:t>
      </w:r>
      <w:hyperlink r:id="rId55" w:history="1">
        <w:r w:rsidRPr="00C07AB2">
          <w:t>cartes d’extension</w:t>
        </w:r>
      </w:hyperlink>
      <w:r w:rsidRPr="00C07AB2">
        <w:t> sur la </w:t>
      </w:r>
      <w:hyperlink r:id="rId56" w:tooltip="Carte mère" w:history="1">
        <w:r w:rsidRPr="00C07AB2">
          <w:t>carte mère</w:t>
        </w:r>
      </w:hyperlink>
      <w:r w:rsidRPr="00C07AB2">
        <w:t> d’un ordinateur.</w:t>
      </w:r>
      <w:r>
        <w:br/>
      </w:r>
      <w:r w:rsidRPr="00C07AB2">
        <w:t>Un intérêt notable du bus PCIe est que deux cartes PCIe peuvent dialoguer entre elles sans passer par le processeur.</w:t>
      </w:r>
    </w:p>
    <w:p w14:paraId="6944B161" w14:textId="36F2E899" w:rsidR="00DA2D85" w:rsidRPr="002B195A" w:rsidRDefault="00566C61" w:rsidP="00DA2D85">
      <w:r>
        <w:rPr>
          <w:noProof/>
          <w:lang w:eastAsia="fr-CH"/>
        </w:rPr>
        <w:drawing>
          <wp:anchor distT="0" distB="0" distL="114300" distR="114300" simplePos="0" relativeHeight="251723776" behindDoc="0" locked="0" layoutInCell="1" allowOverlap="1" wp14:anchorId="38C033B4" wp14:editId="479342E4">
            <wp:simplePos x="0" y="0"/>
            <wp:positionH relativeFrom="margin">
              <wp:align>right</wp:align>
            </wp:positionH>
            <wp:positionV relativeFrom="paragraph">
              <wp:posOffset>17780</wp:posOffset>
            </wp:positionV>
            <wp:extent cx="2657475" cy="1801495"/>
            <wp:effectExtent l="0" t="0" r="9525" b="8255"/>
            <wp:wrapThrough wrapText="bothSides">
              <wp:wrapPolygon edited="0">
                <wp:start x="0" y="0"/>
                <wp:lineTo x="0" y="21471"/>
                <wp:lineTo x="21523" y="21471"/>
                <wp:lineTo x="21523" y="0"/>
                <wp:lineTo x="0" y="0"/>
              </wp:wrapPolygon>
            </wp:wrapThrough>
            <wp:docPr id="65" name="Image 65" descr="https://upload.wikimedia.org/wikipedia/commons/f/fc/PCIEx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upload.wikimedia.org/wikipedia/commons/f/fc/PCIExpress.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57475"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Bidi"/>
          <w:noProof/>
          <w:lang w:eastAsia="fr-CH"/>
        </w:rPr>
        <w:drawing>
          <wp:anchor distT="0" distB="0" distL="114300" distR="114300" simplePos="0" relativeHeight="251724800" behindDoc="1" locked="0" layoutInCell="1" allowOverlap="1" wp14:anchorId="7DC2AC16" wp14:editId="56F56670">
            <wp:simplePos x="0" y="0"/>
            <wp:positionH relativeFrom="margin">
              <wp:align>left</wp:align>
            </wp:positionH>
            <wp:positionV relativeFrom="paragraph">
              <wp:posOffset>13970</wp:posOffset>
            </wp:positionV>
            <wp:extent cx="2057400" cy="2276475"/>
            <wp:effectExtent l="0" t="0" r="0" b="9525"/>
            <wp:wrapSquare wrapText="bothSides"/>
            <wp:docPr id="66" name="Image 66" descr="dfdf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dfd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57400" cy="2276475"/>
                    </a:xfrm>
                    <a:prstGeom prst="rect">
                      <a:avLst/>
                    </a:prstGeom>
                    <a:noFill/>
                  </pic:spPr>
                </pic:pic>
              </a:graphicData>
            </a:graphic>
            <wp14:sizeRelH relativeFrom="page">
              <wp14:pctWidth>0</wp14:pctWidth>
            </wp14:sizeRelH>
            <wp14:sizeRelV relativeFrom="page">
              <wp14:pctHeight>0</wp14:pctHeight>
            </wp14:sizeRelV>
          </wp:anchor>
        </w:drawing>
      </w:r>
    </w:p>
    <w:p w14:paraId="565B6381" w14:textId="7A04D2A2" w:rsidR="00DA2D85" w:rsidRPr="00DA2D85" w:rsidRDefault="00DA2D85" w:rsidP="00DA2D85"/>
    <w:p w14:paraId="47653E92" w14:textId="77777777" w:rsidR="00566C61" w:rsidRDefault="00566C61" w:rsidP="00EE5081">
      <w:pPr>
        <w:pStyle w:val="Titre3"/>
        <w:numPr>
          <w:ilvl w:val="0"/>
          <w:numId w:val="0"/>
        </w:numPr>
        <w:ind w:left="720"/>
      </w:pPr>
    </w:p>
    <w:p w14:paraId="4B53D25D" w14:textId="105D9FF0" w:rsidR="00566C61" w:rsidRDefault="00566C61" w:rsidP="00EE5081">
      <w:pPr>
        <w:pStyle w:val="Titre3"/>
        <w:numPr>
          <w:ilvl w:val="0"/>
          <w:numId w:val="0"/>
        </w:numPr>
        <w:ind w:left="720"/>
      </w:pPr>
    </w:p>
    <w:p w14:paraId="72CD7288" w14:textId="3950CFA1" w:rsidR="00566C61" w:rsidRDefault="00566C61" w:rsidP="00566C61"/>
    <w:p w14:paraId="6C3A2D8D" w14:textId="78B1590B" w:rsidR="00566C61" w:rsidRDefault="00566C61" w:rsidP="00566C61"/>
    <w:p w14:paraId="46B1E984" w14:textId="77777777" w:rsidR="00566C61" w:rsidRDefault="00566C61" w:rsidP="00566C61"/>
    <w:p w14:paraId="63322F12" w14:textId="0B2D59F5" w:rsidR="00566C61" w:rsidRDefault="00566C61" w:rsidP="00566C61"/>
    <w:p w14:paraId="65E0BF2E" w14:textId="2DDA23F5" w:rsidR="00566C61" w:rsidRDefault="00566C61" w:rsidP="00566C61"/>
    <w:p w14:paraId="24A22D78" w14:textId="77777777" w:rsidR="00566C61" w:rsidRPr="00566C61" w:rsidRDefault="00566C61" w:rsidP="00566C61"/>
    <w:p w14:paraId="65665F00" w14:textId="21300C47" w:rsidR="00F05B15" w:rsidRDefault="00F05B15" w:rsidP="00EE5081">
      <w:pPr>
        <w:pStyle w:val="Titre3"/>
      </w:pPr>
      <w:bookmarkStart w:id="99" w:name="_Toc532721133"/>
      <w:r>
        <w:t>mSATA</w:t>
      </w:r>
      <w:bookmarkEnd w:id="99"/>
    </w:p>
    <w:p w14:paraId="6028205D" w14:textId="44CDF1D6" w:rsidR="00DA2D85" w:rsidRPr="00DA2D85" w:rsidRDefault="00566C61" w:rsidP="00DA2D85">
      <w:r w:rsidRPr="00566C61">
        <w:rPr>
          <w:noProof/>
          <w:lang w:eastAsia="fr-CH"/>
        </w:rPr>
        <w:drawing>
          <wp:anchor distT="0" distB="0" distL="114300" distR="114300" simplePos="0" relativeHeight="251725824" behindDoc="0" locked="0" layoutInCell="1" allowOverlap="1" wp14:anchorId="5C6D777C" wp14:editId="2483D913">
            <wp:simplePos x="0" y="0"/>
            <wp:positionH relativeFrom="margin">
              <wp:align>right</wp:align>
            </wp:positionH>
            <wp:positionV relativeFrom="paragraph">
              <wp:posOffset>12065</wp:posOffset>
            </wp:positionV>
            <wp:extent cx="1752600" cy="1076325"/>
            <wp:effectExtent l="0" t="0" r="0" b="9525"/>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752600" cy="1076325"/>
                    </a:xfrm>
                    <a:prstGeom prst="rect">
                      <a:avLst/>
                    </a:prstGeom>
                  </pic:spPr>
                </pic:pic>
              </a:graphicData>
            </a:graphic>
          </wp:anchor>
        </w:drawing>
      </w:r>
      <w:r>
        <w:t xml:space="preserve">Le </w:t>
      </w:r>
      <w:r w:rsidR="00DA2D85">
        <w:t xml:space="preserve">mSATA ( m pour mini), est une version du protocole SATA </w:t>
      </w:r>
      <w:r>
        <w:t>utilisée dans les ordinateurs portable et aussi dans les appareils qu’utilisent des petits disques dur ou SSD. Même en etant plus petit que le SATA normal il offre les mêmes performances que ce dernier.</w:t>
      </w:r>
      <w:r w:rsidRPr="00566C61">
        <w:rPr>
          <w:noProof/>
          <w:lang w:eastAsia="fr-CH"/>
        </w:rPr>
        <w:t xml:space="preserve"> </w:t>
      </w:r>
    </w:p>
    <w:p w14:paraId="3AB3BFAA" w14:textId="115C51F5" w:rsidR="00F05B15" w:rsidRPr="00F05B15" w:rsidRDefault="00566C61" w:rsidP="00F05B15">
      <w:r>
        <w:rPr>
          <w:b/>
          <w:bCs/>
          <w:color w:val="222222"/>
          <w:sz w:val="21"/>
          <w:szCs w:val="21"/>
        </w:rPr>
        <w:t>Vitesse de débit : 6 GBs</w:t>
      </w:r>
    </w:p>
    <w:p w14:paraId="61FC68B2" w14:textId="66D3549C" w:rsidR="00935A52" w:rsidRPr="007F7FEB" w:rsidRDefault="00E95DFF" w:rsidP="00EE5081">
      <w:pPr>
        <w:pStyle w:val="Titre2"/>
      </w:pPr>
      <w:bookmarkStart w:id="100" w:name="_Toc532721134"/>
      <w:r w:rsidRPr="007F7FEB">
        <w:rPr>
          <w:noProof/>
          <w:lang w:eastAsia="fr-CH"/>
        </w:rPr>
        <w:lastRenderedPageBreak/>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rsidRPr="007F7FEB">
        <w:t>Les types de sauvegardes</w:t>
      </w:r>
      <w:bookmarkEnd w:id="100"/>
    </w:p>
    <w:p w14:paraId="3C9A3927" w14:textId="5602EE8A" w:rsidR="00935A52" w:rsidRPr="007F7FEB" w:rsidRDefault="00935A52" w:rsidP="00EE5081">
      <w:pPr>
        <w:pStyle w:val="Titre3"/>
      </w:pPr>
      <w:bookmarkStart w:id="101" w:name="_Toc514709868"/>
      <w:bookmarkStart w:id="102" w:name="_Toc532721135"/>
      <w:r w:rsidRPr="007F7FEB">
        <w:t>Sauvegarde complète</w:t>
      </w:r>
      <w:bookmarkEnd w:id="101"/>
      <w:bookmarkEnd w:id="102"/>
      <w:r w:rsidRPr="007F7FEB">
        <w:t xml:space="preserve"> </w:t>
      </w:r>
    </w:p>
    <w:p w14:paraId="038F61C4" w14:textId="18F8B2F5" w:rsidR="00935A52" w:rsidRPr="007F7FEB" w:rsidRDefault="00935A52" w:rsidP="00A00A7A">
      <w:r w:rsidRPr="007F7FEB">
        <w:t>La plus simple, elle sauvegarde toutes les données avec tous les répertoires et sous répertoires à chaque fois.</w:t>
      </w:r>
      <w:r w:rsidR="00E95DFF" w:rsidRPr="007F7FEB">
        <w:t xml:space="preserve"> </w:t>
      </w:r>
    </w:p>
    <w:p w14:paraId="2EA65274" w14:textId="77777777" w:rsidR="00935A52" w:rsidRPr="007F7FEB" w:rsidRDefault="00935A52" w:rsidP="00EE5081">
      <w:pPr>
        <w:pStyle w:val="Titre4"/>
      </w:pPr>
      <w:bookmarkStart w:id="103" w:name="_Toc532721136"/>
      <w:r w:rsidRPr="007F7FEB">
        <w:t>Point positif :</w:t>
      </w:r>
      <w:bookmarkEnd w:id="103"/>
      <w:r w:rsidRPr="007F7FEB">
        <w:t xml:space="preserve"> </w:t>
      </w:r>
    </w:p>
    <w:p w14:paraId="3DB5F319" w14:textId="60BE1C26" w:rsidR="00935A52" w:rsidRPr="007F7FEB" w:rsidRDefault="00935A52" w:rsidP="00A00A7A">
      <w:r w:rsidRPr="007F7FEB">
        <w:t xml:space="preserve">la plus fiable pour la restauration car </w:t>
      </w:r>
      <w:r w:rsidR="00C60C95" w:rsidRPr="007F7FEB">
        <w:t>il n’y a pas de</w:t>
      </w:r>
      <w:r w:rsidRPr="007F7FEB">
        <w:t xml:space="preserve"> calcul à faire ou de multiple réécriture.</w:t>
      </w:r>
      <w:r w:rsidRPr="007F7FEB">
        <w:br/>
        <w:t>la plus rapide pour  la restauration de la sauvegarde car elle n'a pas de comparaison à faire ou de soustraction.</w:t>
      </w:r>
    </w:p>
    <w:p w14:paraId="083BE073" w14:textId="77777777" w:rsidR="00935A52" w:rsidRPr="007F7FEB" w:rsidRDefault="00935A52" w:rsidP="00EE5081">
      <w:pPr>
        <w:pStyle w:val="Titre4"/>
      </w:pPr>
      <w:bookmarkStart w:id="104" w:name="_Toc532721137"/>
      <w:r w:rsidRPr="007F7FEB">
        <w:t>Point Négatif :</w:t>
      </w:r>
      <w:bookmarkEnd w:id="104"/>
    </w:p>
    <w:p w14:paraId="7C1E517F" w14:textId="2F5FE7FA" w:rsidR="00935A52" w:rsidRPr="007F7FEB" w:rsidRDefault="00301B7E" w:rsidP="00A00A7A">
      <w:r w:rsidRPr="007F7FEB">
        <w:t>C’est</w:t>
      </w:r>
      <w:r w:rsidR="00935A52" w:rsidRPr="007F7FEB">
        <w:t xml:space="preserve"> la sauvegarde qui prend le plus de volumes de données.</w:t>
      </w:r>
      <w:r w:rsidR="00935A52" w:rsidRPr="007F7FEB">
        <w:br/>
        <w:t xml:space="preserve">C'est aussi la plus longue à faire, car elle copie à chaque fois toutes les données alors que les autres </w:t>
      </w:r>
      <w:r w:rsidR="00C60C95" w:rsidRPr="007F7FEB">
        <w:t xml:space="preserve">types de sauvegarde </w:t>
      </w:r>
      <w:r w:rsidR="00935A52" w:rsidRPr="007F7FEB">
        <w:t>vont en faire moins.</w:t>
      </w:r>
    </w:p>
    <w:p w14:paraId="32297E68" w14:textId="1283E3A6" w:rsidR="00935A52" w:rsidRPr="007F7FEB" w:rsidRDefault="00935A52" w:rsidP="00A00A7A"/>
    <w:p w14:paraId="7CE32CA0" w14:textId="0B2A926A" w:rsidR="00935A52" w:rsidRPr="007F7FEB" w:rsidRDefault="00E95DFF" w:rsidP="00EE5081">
      <w:pPr>
        <w:pStyle w:val="Titre3"/>
      </w:pPr>
      <w:bookmarkStart w:id="105" w:name="_Toc514709869"/>
      <w:bookmarkStart w:id="106" w:name="_Toc532721138"/>
      <w:r w:rsidRPr="007F7FEB">
        <w:rPr>
          <w:noProof/>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7F7FEB">
        <w:t>Sauvegarde incrémentale</w:t>
      </w:r>
      <w:bookmarkEnd w:id="105"/>
      <w:bookmarkEnd w:id="106"/>
      <w:r w:rsidR="00935A52" w:rsidRPr="007F7FEB">
        <w:t xml:space="preserve"> </w:t>
      </w:r>
    </w:p>
    <w:p w14:paraId="3233F5F4" w14:textId="77777777" w:rsidR="00935A52" w:rsidRPr="007F7FEB" w:rsidRDefault="00935A52" w:rsidP="00EE5081">
      <w:pPr>
        <w:pStyle w:val="Titre4"/>
      </w:pPr>
      <w:bookmarkStart w:id="107" w:name="_Toc532721139"/>
      <w:r w:rsidRPr="007F7FEB">
        <w:t>Point positif :</w:t>
      </w:r>
      <w:bookmarkEnd w:id="107"/>
      <w:r w:rsidRPr="007F7FEB">
        <w:t xml:space="preserve"> </w:t>
      </w:r>
    </w:p>
    <w:p w14:paraId="0E6F66FD" w14:textId="412C9831" w:rsidR="00935A52" w:rsidRPr="00891A5D" w:rsidRDefault="00935A52" w:rsidP="00A00A7A">
      <w:r w:rsidRPr="00891A5D">
        <w:t>Elle sauvegarde les modifications depuis la dernière sauvegarde,</w:t>
      </w:r>
      <w:r w:rsidR="00C60C95" w:rsidRPr="00891A5D">
        <w:t xml:space="preserve"> complète ou incrémentiel. </w:t>
      </w:r>
      <w:r w:rsidRPr="00891A5D">
        <w:t xml:space="preserve"> </w:t>
      </w:r>
      <w:r w:rsidR="00C60C95" w:rsidRPr="00891A5D">
        <w:t>Elle</w:t>
      </w:r>
      <w:r w:rsidRPr="00891A5D">
        <w:t xml:space="preserve"> est accompagnée d'une première sauvegarde complète, qui sera le point de départ en cas de restauration, puis chaque incrémentielle sera ensuite restaurée, jusqu'à atteindre </w:t>
      </w:r>
      <w:r w:rsidR="00301B7E" w:rsidRPr="00891A5D">
        <w:t>la sauvegarde voulue</w:t>
      </w:r>
      <w:r w:rsidRPr="00891A5D">
        <w:t>.</w:t>
      </w:r>
    </w:p>
    <w:p w14:paraId="62CEA71D" w14:textId="77777777" w:rsidR="00935A52" w:rsidRPr="007F7FEB" w:rsidRDefault="00935A52" w:rsidP="00A00A7A"/>
    <w:p w14:paraId="2CEDEE02" w14:textId="77777777" w:rsidR="00935A52" w:rsidRPr="007F7FEB" w:rsidRDefault="00935A52" w:rsidP="00EE5081">
      <w:pPr>
        <w:pStyle w:val="Titre4"/>
      </w:pPr>
      <w:bookmarkStart w:id="108" w:name="_Toc532721140"/>
      <w:r w:rsidRPr="007F7FEB">
        <w:t>Point Négatif :</w:t>
      </w:r>
      <w:bookmarkEnd w:id="108"/>
    </w:p>
    <w:p w14:paraId="5E131B7D" w14:textId="7F06BFE3" w:rsidR="00935A52" w:rsidRPr="007F7FEB" w:rsidRDefault="00935A52" w:rsidP="00A00A7A">
      <w:r w:rsidRPr="007F7FEB">
        <w:t>C'est la plus longue à restaurer, car TOUTES les sauvegardes depuis la dernière complète y compris doivent être restaurées une par une.</w:t>
      </w:r>
      <w:r w:rsidRPr="007F7FEB">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7F7FEB">
        <w:t>suppriment</w:t>
      </w:r>
      <w:r w:rsidRPr="007F7FEB">
        <w:t xml:space="preserve"> pas des fichiers déplacé ou dont le nom a changé</w:t>
      </w:r>
    </w:p>
    <w:p w14:paraId="1E126DFE" w14:textId="6658392C" w:rsidR="00935A52" w:rsidRPr="007F7FEB" w:rsidRDefault="00E95DFF" w:rsidP="00EE5081">
      <w:pPr>
        <w:pStyle w:val="Titre3"/>
      </w:pPr>
      <w:bookmarkStart w:id="109" w:name="_Toc514709870"/>
      <w:bookmarkStart w:id="110" w:name="_Toc532721141"/>
      <w:r w:rsidRPr="007F7FEB">
        <w:rPr>
          <w:noProof/>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7F7FEB">
        <w:t>Sauvegarde différentielle</w:t>
      </w:r>
      <w:bookmarkEnd w:id="109"/>
      <w:bookmarkEnd w:id="110"/>
    </w:p>
    <w:p w14:paraId="11CA48EA" w14:textId="7B39ED77" w:rsidR="00935A52" w:rsidRPr="007F7FEB" w:rsidRDefault="00C60C95" w:rsidP="00A00A7A">
      <w:r w:rsidRPr="007F7FEB">
        <w:t>La sauvegarde différentielle effectue une première sauvegard</w:t>
      </w:r>
      <w:r w:rsidR="00E95DFF" w:rsidRPr="007F7FEB">
        <w:t>e complète, puis chaque sauvegarde différentielle va comparer les modifications des fichiers comparé à la dernière sauvegarde complète.</w:t>
      </w:r>
      <w:r w:rsidRPr="007F7FEB">
        <w:t xml:space="preserve"> </w:t>
      </w:r>
    </w:p>
    <w:p w14:paraId="185BEB36" w14:textId="2E3B795B" w:rsidR="00935A52" w:rsidRPr="007F7FEB" w:rsidRDefault="00935A52" w:rsidP="00A00A7A">
      <w:r w:rsidRPr="007F7FEB">
        <w:t>C'est un compris entre la sauvegarde complète et l'incrémentale, elle équilibre les points positifs et négatif de chacun</w:t>
      </w:r>
      <w:r w:rsidR="00C60C95" w:rsidRPr="007F7FEB">
        <w:t>.</w:t>
      </w:r>
      <w:r w:rsidRPr="007F7FEB">
        <w:t xml:space="preserve">  </w:t>
      </w:r>
    </w:p>
    <w:p w14:paraId="3AAB5487" w14:textId="53A7E976" w:rsidR="00E95DFF" w:rsidRDefault="00E95DFF" w:rsidP="00935A52">
      <w:pPr>
        <w:pStyle w:val="Standard"/>
        <w:rPr>
          <w:lang w:val="fr-CH"/>
        </w:rPr>
      </w:pPr>
    </w:p>
    <w:p w14:paraId="6BB44528" w14:textId="67B954B4" w:rsidR="00891A5D" w:rsidRPr="007F7FEB" w:rsidRDefault="00891A5D" w:rsidP="00935A52">
      <w:pPr>
        <w:pStyle w:val="Standard"/>
        <w:rPr>
          <w:lang w:val="fr-CH"/>
        </w:rPr>
      </w:pPr>
    </w:p>
    <w:p w14:paraId="67785C82" w14:textId="4BF37E91" w:rsidR="00E95DFF" w:rsidRPr="007F7FEB" w:rsidRDefault="00891A5D" w:rsidP="00EE5081">
      <w:pPr>
        <w:pStyle w:val="Titre3"/>
      </w:pPr>
      <w:bookmarkStart w:id="111" w:name="_Toc532721142"/>
      <w:r w:rsidRPr="007F7FEB">
        <w:rPr>
          <w:noProof/>
          <w:lang w:eastAsia="fr-CH"/>
        </w:rPr>
        <w:lastRenderedPageBreak/>
        <w:drawing>
          <wp:anchor distT="0" distB="0" distL="114300" distR="114300" simplePos="0" relativeHeight="251689984" behindDoc="1" locked="0" layoutInCell="1" allowOverlap="1" wp14:anchorId="75FB3897" wp14:editId="4937C15D">
            <wp:simplePos x="0" y="0"/>
            <wp:positionH relativeFrom="margin">
              <wp:align>right</wp:align>
            </wp:positionH>
            <wp:positionV relativeFrom="paragraph">
              <wp:posOffset>39370</wp:posOffset>
            </wp:positionV>
            <wp:extent cx="1571625" cy="1603375"/>
            <wp:effectExtent l="0" t="0" r="9525" b="0"/>
            <wp:wrapTight wrapText="bothSides">
              <wp:wrapPolygon edited="0">
                <wp:start x="0" y="0"/>
                <wp:lineTo x="0" y="21301"/>
                <wp:lineTo x="21469" y="21301"/>
                <wp:lineTo x="21469"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71625"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DFF" w:rsidRPr="007F7FEB">
        <w:t>Sauvegarde décrémentale</w:t>
      </w:r>
      <w:bookmarkEnd w:id="111"/>
    </w:p>
    <w:p w14:paraId="7BEC38E3" w14:textId="53D4ADA8" w:rsidR="00492884" w:rsidRPr="007F7FEB" w:rsidRDefault="00E95DFF" w:rsidP="00A00A7A">
      <w:r w:rsidRPr="007F7FEB">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52F25AFB" w14:textId="2E477A57" w:rsidR="00492884" w:rsidRPr="007F7FEB" w:rsidRDefault="00492884" w:rsidP="00A00A7A"/>
    <w:p w14:paraId="6C6234F7" w14:textId="4EED4B36" w:rsidR="00492884" w:rsidRPr="007F7FEB" w:rsidRDefault="00492884" w:rsidP="00EE5081">
      <w:pPr>
        <w:pStyle w:val="Titre2"/>
      </w:pPr>
      <w:bookmarkStart w:id="112" w:name="_Toc532721143"/>
      <w:r w:rsidRPr="007F7FEB">
        <w:t>Onduleurs – UPS</w:t>
      </w:r>
      <w:bookmarkEnd w:id="112"/>
    </w:p>
    <w:p w14:paraId="54189286" w14:textId="20F2B228" w:rsidR="00492884" w:rsidRPr="007F7FEB" w:rsidRDefault="00492884" w:rsidP="00A00A7A">
      <w:pPr>
        <w:rPr>
          <w:b/>
        </w:rPr>
      </w:pPr>
      <w:r w:rsidRPr="007F7FEB">
        <w:t xml:space="preserve">Un Onduleur (en anglais UPS pour Uninterruptible Power Supply) est un dispositif utilisé pour protéger des matériels </w:t>
      </w:r>
      <w:r w:rsidR="008E5498" w:rsidRPr="007F7FEB">
        <w:t>électroniques</w:t>
      </w:r>
      <w:r w:rsidRPr="007F7FEB">
        <w:t xml:space="preserve"> contre les</w:t>
      </w:r>
      <w:r w:rsidR="008E5498" w:rsidRPr="007F7FEB">
        <w:rPr>
          <w:b/>
        </w:rPr>
        <w:t xml:space="preserve"> pannes électriques</w:t>
      </w:r>
      <w:r w:rsidRPr="007F7FEB">
        <w:rPr>
          <w:b/>
        </w:rPr>
        <w:t>.</w:t>
      </w:r>
      <w:r w:rsidR="008E5498" w:rsidRPr="007F7FEB">
        <w:rPr>
          <w:b/>
        </w:rPr>
        <w:t xml:space="preserve"> </w:t>
      </w:r>
      <w:r w:rsidR="008E5498" w:rsidRPr="007F7FEB">
        <w:t>Il est équipé d’une batterie de secours qui permet d’alimenter</w:t>
      </w:r>
      <w:r w:rsidR="00492B29" w:rsidRPr="007F7FEB">
        <w:t>, pendant quelques minutes,</w:t>
      </w:r>
      <w:r w:rsidR="008E5498" w:rsidRPr="007F7FEB">
        <w:t xml:space="preserve"> ou de </w:t>
      </w:r>
      <w:r w:rsidR="00492B29" w:rsidRPr="007F7FEB">
        <w:t>stabiliser</w:t>
      </w:r>
      <w:r w:rsidR="008E5498" w:rsidRPr="007F7FEB">
        <w:t xml:space="preserve"> les équipements branchés sur ce dernier en cas de</w:t>
      </w:r>
      <w:r w:rsidR="00492B29" w:rsidRPr="007F7FEB">
        <w:t> </w:t>
      </w:r>
      <w:r w:rsidR="00492B29" w:rsidRPr="007F7FEB">
        <w:rPr>
          <w:b/>
        </w:rPr>
        <w:t>:</w:t>
      </w:r>
    </w:p>
    <w:p w14:paraId="5BACD352" w14:textId="66833E4A" w:rsidR="00492B29" w:rsidRPr="007F7FEB" w:rsidRDefault="00492B29" w:rsidP="00A00A7A">
      <w:pPr>
        <w:pStyle w:val="Paragraphedeliste"/>
        <w:numPr>
          <w:ilvl w:val="0"/>
          <w:numId w:val="11"/>
        </w:numPr>
      </w:pPr>
      <w:r w:rsidRPr="007F7FEB">
        <w:rPr>
          <w:b/>
        </w:rPr>
        <w:t>Coupure de courant</w:t>
      </w:r>
      <w:r w:rsidRPr="007F7FEB">
        <w:t> : Lors d’une coupure d’alimentation d’un matériel électronique l’onduleur utilise sa batterie de secours pour fournir quelques minutes de courant à ce dernier.</w:t>
      </w:r>
    </w:p>
    <w:p w14:paraId="4305BBEC" w14:textId="21DD8B23" w:rsidR="00492B29" w:rsidRPr="007F7FEB" w:rsidRDefault="00492B29" w:rsidP="00A00A7A">
      <w:pPr>
        <w:pStyle w:val="Paragraphedeliste"/>
        <w:numPr>
          <w:ilvl w:val="0"/>
          <w:numId w:val="11"/>
        </w:numPr>
      </w:pPr>
      <w:r w:rsidRPr="007F7FEB">
        <w:rPr>
          <w:b/>
        </w:rPr>
        <w:t xml:space="preserve">Surtension et Pics de </w:t>
      </w:r>
      <w:r w:rsidR="00301B7E" w:rsidRPr="007F7FEB">
        <w:rPr>
          <w:b/>
        </w:rPr>
        <w:t>tension</w:t>
      </w:r>
      <w:r w:rsidR="00301B7E" w:rsidRPr="007F7FEB">
        <w:t xml:space="preserve"> :</w:t>
      </w:r>
      <w:r w:rsidRPr="007F7FEB">
        <w:t xml:space="preserve"> Si la valeur de la tension qui passe dans l’onduleur est supérieure à la valeur maximale prévue pour le fonctionnement n</w:t>
      </w:r>
      <w:r w:rsidR="00516E35" w:rsidRPr="007F7FEB">
        <w:t>ormal des appareils électriques connectés à l’onduleur.</w:t>
      </w:r>
    </w:p>
    <w:p w14:paraId="1A3013BC" w14:textId="02FB0622" w:rsidR="00516E35" w:rsidRPr="007F7FEB" w:rsidRDefault="00516E35" w:rsidP="00A00A7A">
      <w:pPr>
        <w:pStyle w:val="Paragraphedeliste"/>
        <w:numPr>
          <w:ilvl w:val="0"/>
          <w:numId w:val="11"/>
        </w:numPr>
      </w:pPr>
      <w:r w:rsidRPr="007F7FEB">
        <w:rPr>
          <w:b/>
        </w:rPr>
        <w:t xml:space="preserve">Sous-tension : </w:t>
      </w:r>
      <w:r w:rsidRPr="007F7FEB">
        <w:t>C’est le contraire de la Surtension, quand la tension n’est pas suffisante pour le fonctionnement normal des composants électriques l’onduleur utilise sa batterie de secours pour stabiliser la tension.</w:t>
      </w:r>
    </w:p>
    <w:p w14:paraId="7326ECC9" w14:textId="4537D032" w:rsidR="00516E35" w:rsidRPr="007F7FEB" w:rsidRDefault="00516E35" w:rsidP="00EE5081">
      <w:pPr>
        <w:pStyle w:val="Titre3"/>
      </w:pPr>
      <w:bookmarkStart w:id="113" w:name="_Toc532721144"/>
      <w:r w:rsidRPr="007F7FEB">
        <w:t>Types d’UPS</w:t>
      </w:r>
      <w:bookmarkEnd w:id="113"/>
    </w:p>
    <w:p w14:paraId="093AFA97" w14:textId="7560BB2E" w:rsidR="00516E35" w:rsidRPr="007F7FEB" w:rsidRDefault="00516E35" w:rsidP="00A00A7A">
      <w:r w:rsidRPr="007F7FEB">
        <w:t xml:space="preserve">On trouve dans le marché, 3 </w:t>
      </w:r>
      <w:r w:rsidR="008D020E" w:rsidRPr="007F7FEB">
        <w:t>familles</w:t>
      </w:r>
      <w:r w:rsidRPr="007F7FEB">
        <w:t xml:space="preserve"> d’</w:t>
      </w:r>
      <w:r w:rsidR="008D020E" w:rsidRPr="007F7FEB">
        <w:t>onduleurs :</w:t>
      </w:r>
    </w:p>
    <w:p w14:paraId="1AF9C8FA" w14:textId="6808E984" w:rsidR="00426FF7" w:rsidRPr="007F7FEB" w:rsidRDefault="00426FF7" w:rsidP="00EE5081">
      <w:pPr>
        <w:pStyle w:val="Titre4"/>
      </w:pPr>
      <w:bookmarkStart w:id="114" w:name="_Toc532721145"/>
      <w:r w:rsidRPr="007F7FEB">
        <w:t>Off-line (Passive Standby)</w:t>
      </w:r>
      <w:bookmarkEnd w:id="114"/>
    </w:p>
    <w:p w14:paraId="2C087DDB" w14:textId="0CDEBD77" w:rsidR="008D020E" w:rsidRPr="007F7FEB" w:rsidRDefault="008D020E" w:rsidP="00A00A7A">
      <w:pPr>
        <w:pStyle w:val="Paragraphedeliste"/>
        <w:numPr>
          <w:ilvl w:val="0"/>
          <w:numId w:val="12"/>
        </w:numPr>
        <w:rPr>
          <w:b/>
        </w:rPr>
      </w:pPr>
      <w:r w:rsidRPr="007F7FEB">
        <w:t xml:space="preserve"> C’est le type</w:t>
      </w:r>
      <w:r w:rsidR="0002726E" w:rsidRPr="007F7FEB">
        <w:t xml:space="preserve"> le</w:t>
      </w:r>
      <w:r w:rsidRPr="007F7FEB">
        <w:t xml:space="preserve"> plus courant et</w:t>
      </w:r>
      <w:r w:rsidR="0002726E" w:rsidRPr="007F7FEB">
        <w:t xml:space="preserve"> le</w:t>
      </w:r>
      <w:r w:rsidRPr="007F7FEB">
        <w:t xml:space="preserve"> moins cher </w:t>
      </w:r>
      <w:r w:rsidR="0002726E" w:rsidRPr="007F7FEB">
        <w:t xml:space="preserve">que l’on trouve dans le marché il est par contre celui qui fournit le moins de protection car il </w:t>
      </w:r>
      <w:r w:rsidR="00D13D78" w:rsidRPr="007F7FEB">
        <w:t>ne protège pas contre les microcoupures.</w:t>
      </w:r>
      <w:r w:rsidR="00AF7A9C" w:rsidRPr="007F7FEB">
        <w:t xml:space="preserve"> Ce type d’UPS n’est pas conseillé si votre réseau électrique subit fréquemment des perturbations électriques</w:t>
      </w:r>
    </w:p>
    <w:p w14:paraId="6F241E41" w14:textId="77777777" w:rsidR="00F64578" w:rsidRPr="007F7FEB" w:rsidRDefault="00D13D78" w:rsidP="00A00A7A">
      <w:pPr>
        <w:pStyle w:val="Paragraphedeliste"/>
        <w:numPr>
          <w:ilvl w:val="0"/>
          <w:numId w:val="12"/>
        </w:numPr>
      </w:pPr>
      <w:r w:rsidRPr="007F7FEB">
        <w:t xml:space="preserve">Fonctionnement : </w:t>
      </w:r>
    </w:p>
    <w:p w14:paraId="06FCF5F6" w14:textId="714B41B1" w:rsidR="00D13D78" w:rsidRPr="007F7FEB" w:rsidRDefault="00D13D78" w:rsidP="00A00A7A">
      <w:pPr>
        <w:pStyle w:val="Paragraphedeliste"/>
        <w:numPr>
          <w:ilvl w:val="1"/>
          <w:numId w:val="12"/>
        </w:numPr>
      </w:pPr>
      <w:r w:rsidRPr="007F7FEB">
        <w:t xml:space="preserve">Le courant venant du secteur électrique passe par l’onduleur et alimente le matériel directement en passant juste par un </w:t>
      </w:r>
      <w:r w:rsidRPr="007F7FEB">
        <w:rPr>
          <w:b/>
        </w:rPr>
        <w:t>commutateur</w:t>
      </w:r>
      <w:r w:rsidRPr="007F7FEB">
        <w:t xml:space="preserve">. Un autre chemin fait le rechargement de la batterie en passant par un </w:t>
      </w:r>
      <w:r w:rsidRPr="007F7FEB">
        <w:rPr>
          <w:b/>
        </w:rPr>
        <w:t xml:space="preserve">redresseur </w:t>
      </w:r>
      <w:r w:rsidRPr="007F7FEB">
        <w:t>qui transforme le</w:t>
      </w:r>
      <w:r w:rsidR="00AF7A9C" w:rsidRPr="007F7FEB">
        <w:t xml:space="preserve"> courant alternatif en continue :</w:t>
      </w:r>
    </w:p>
    <w:p w14:paraId="3F62E755" w14:textId="41991CD9" w:rsidR="00D13D78" w:rsidRPr="007F7FEB" w:rsidRDefault="00CA79C9" w:rsidP="00811F6F">
      <w:pPr>
        <w:pStyle w:val="Paragraphedeliste"/>
        <w:numPr>
          <w:ilvl w:val="1"/>
          <w:numId w:val="12"/>
        </w:numPr>
        <w:jc w:val="center"/>
      </w:pPr>
      <w:r w:rsidRPr="007F7FEB">
        <w:rPr>
          <w:noProof/>
          <w:lang w:eastAsia="fr-CH"/>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F7FEB" w:rsidRDefault="00CA79C9" w:rsidP="00A00A7A">
      <w:pPr>
        <w:pStyle w:val="Paragraphedeliste"/>
        <w:numPr>
          <w:ilvl w:val="1"/>
          <w:numId w:val="12"/>
        </w:numPr>
      </w:pPr>
      <w:r w:rsidRPr="007F7FEB">
        <w:t>En cas de coupure de courant le commutateur est activé et la batterie prend le relais, dans ce cas</w:t>
      </w:r>
      <w:r w:rsidR="00E12B5C" w:rsidRPr="007F7FEB">
        <w:t>,</w:t>
      </w:r>
      <w:r w:rsidRPr="007F7FEB">
        <w:t xml:space="preserve"> le courant continue qui sort de la batterie passe par un onduleur qui le t</w:t>
      </w:r>
      <w:r w:rsidR="00AF7A9C" w:rsidRPr="007F7FEB">
        <w:t>ransforme en courant alternatif :</w:t>
      </w:r>
    </w:p>
    <w:p w14:paraId="171CC51A" w14:textId="6FF1810E" w:rsidR="00CA79C9" w:rsidRPr="007F7FEB" w:rsidRDefault="00CA79C9" w:rsidP="00811F6F">
      <w:pPr>
        <w:pStyle w:val="Paragraphedeliste"/>
        <w:numPr>
          <w:ilvl w:val="1"/>
          <w:numId w:val="12"/>
        </w:numPr>
        <w:jc w:val="center"/>
      </w:pPr>
      <w:r w:rsidRPr="007F7FEB">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43300" cy="2169344"/>
                    </a:xfrm>
                    <a:prstGeom prst="rect">
                      <a:avLst/>
                    </a:prstGeom>
                  </pic:spPr>
                </pic:pic>
              </a:graphicData>
            </a:graphic>
          </wp:inline>
        </w:drawing>
      </w:r>
    </w:p>
    <w:p w14:paraId="2F680B34" w14:textId="77777777" w:rsidR="00426FF7" w:rsidRPr="007F7FEB" w:rsidRDefault="00426FF7" w:rsidP="00A00A7A">
      <w:pPr>
        <w:pStyle w:val="Paragraphedeliste"/>
        <w:numPr>
          <w:ilvl w:val="1"/>
          <w:numId w:val="12"/>
        </w:numPr>
      </w:pPr>
      <w:r w:rsidRPr="007F7FEB">
        <w:t xml:space="preserve">Avantage : </w:t>
      </w:r>
    </w:p>
    <w:p w14:paraId="717DA167" w14:textId="5EE5C29E" w:rsidR="00426FF7" w:rsidRPr="007F7FEB" w:rsidRDefault="00426FF7" w:rsidP="00A00A7A">
      <w:pPr>
        <w:pStyle w:val="Paragraphedeliste"/>
        <w:numPr>
          <w:ilvl w:val="2"/>
          <w:numId w:val="12"/>
        </w:numPr>
      </w:pPr>
      <w:r w:rsidRPr="007F7FEB">
        <w:t>Prix</w:t>
      </w:r>
    </w:p>
    <w:p w14:paraId="747E343B" w14:textId="2FAAE9E2" w:rsidR="00426FF7" w:rsidRPr="007F7FEB" w:rsidRDefault="00426FF7" w:rsidP="00A00A7A">
      <w:pPr>
        <w:pStyle w:val="Paragraphedeliste"/>
        <w:numPr>
          <w:ilvl w:val="1"/>
          <w:numId w:val="12"/>
        </w:numPr>
      </w:pPr>
      <w:r w:rsidRPr="007F7FEB">
        <w:t xml:space="preserve">Désavantages : </w:t>
      </w:r>
    </w:p>
    <w:p w14:paraId="31CAF20E" w14:textId="6801CC73" w:rsidR="00426FF7" w:rsidRPr="007F7FEB" w:rsidRDefault="00426FF7" w:rsidP="00A00A7A">
      <w:pPr>
        <w:pStyle w:val="Paragraphedeliste"/>
        <w:numPr>
          <w:ilvl w:val="2"/>
          <w:numId w:val="12"/>
        </w:numPr>
      </w:pPr>
      <w:r w:rsidRPr="007F7FEB">
        <w:t>Temps de bascule trop élevé.</w:t>
      </w:r>
    </w:p>
    <w:p w14:paraId="1EF0F7CA" w14:textId="4F989064" w:rsidR="00442226" w:rsidRPr="007F7FEB" w:rsidRDefault="00426FF7" w:rsidP="00A00A7A">
      <w:pPr>
        <w:pStyle w:val="Paragraphedeliste"/>
        <w:numPr>
          <w:ilvl w:val="2"/>
          <w:numId w:val="12"/>
        </w:numPr>
      </w:pPr>
      <w:r w:rsidRPr="007F7FEB">
        <w:t>E</w:t>
      </w:r>
      <w:r w:rsidR="00442226" w:rsidRPr="007F7FEB">
        <w:t>n cas de sous-tension et surtension une bascule vers la batterie et aussi nécessaire.</w:t>
      </w:r>
    </w:p>
    <w:p w14:paraId="2AE82319" w14:textId="6CE763C0" w:rsidR="00426FF7" w:rsidRPr="007F7FEB" w:rsidRDefault="00426FF7" w:rsidP="00EE5081">
      <w:pPr>
        <w:pStyle w:val="Titre4"/>
      </w:pPr>
      <w:bookmarkStart w:id="115" w:name="_Toc532721146"/>
      <w:r w:rsidRPr="007F7FEB">
        <w:t>In-line (Line-Interactive):</w:t>
      </w:r>
      <w:bookmarkEnd w:id="115"/>
    </w:p>
    <w:p w14:paraId="5D82982E" w14:textId="24C8E133" w:rsidR="00426FF7" w:rsidRPr="007F7FEB" w:rsidRDefault="00426FF7" w:rsidP="00A00A7A">
      <w:pPr>
        <w:pStyle w:val="Paragraphedeliste"/>
        <w:numPr>
          <w:ilvl w:val="0"/>
          <w:numId w:val="12"/>
        </w:numPr>
        <w:rPr>
          <w:b/>
        </w:rPr>
      </w:pPr>
      <w:r w:rsidRPr="007F7FEB">
        <w:t>C’est une version améliorée du Off-line.</w:t>
      </w:r>
    </w:p>
    <w:p w14:paraId="497435F9" w14:textId="1B06663E" w:rsidR="00426FF7" w:rsidRPr="007F7FEB" w:rsidRDefault="00426FF7" w:rsidP="00A00A7A">
      <w:pPr>
        <w:pStyle w:val="Paragraphedeliste"/>
        <w:numPr>
          <w:ilvl w:val="0"/>
          <w:numId w:val="12"/>
        </w:numPr>
        <w:rPr>
          <w:b/>
        </w:rPr>
      </w:pPr>
      <w:r w:rsidRPr="007F7FEB">
        <w:t>Fonctionnement :</w:t>
      </w:r>
      <w:r w:rsidRPr="007F7FEB">
        <w:tab/>
      </w:r>
    </w:p>
    <w:p w14:paraId="7DFA99E3" w14:textId="37549327" w:rsidR="008D020E" w:rsidRPr="007F7FEB" w:rsidRDefault="00426FF7" w:rsidP="00A00A7A">
      <w:pPr>
        <w:pStyle w:val="Paragraphedeliste"/>
        <w:numPr>
          <w:ilvl w:val="1"/>
          <w:numId w:val="12"/>
        </w:numPr>
        <w:rPr>
          <w:b/>
        </w:rPr>
      </w:pPr>
      <w:r w:rsidRPr="007F7FEB">
        <w:t>Dans ce type d’UPS le matériel est alimenté en permanence par le secteur qui régule la tension fournie. Il fait aussi le rechargement de la batterie en passante par en transformateur de courant.</w:t>
      </w:r>
    </w:p>
    <w:p w14:paraId="1400D01D" w14:textId="7BB4F079" w:rsidR="00426FF7" w:rsidRPr="007F7FEB" w:rsidRDefault="00426FF7" w:rsidP="00811F6F">
      <w:pPr>
        <w:pStyle w:val="Paragraphedeliste"/>
        <w:numPr>
          <w:ilvl w:val="1"/>
          <w:numId w:val="12"/>
        </w:numPr>
        <w:jc w:val="center"/>
      </w:pPr>
      <w:r w:rsidRPr="007F7FEB">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8471" cy="2071702"/>
                    </a:xfrm>
                    <a:prstGeom prst="rect">
                      <a:avLst/>
                    </a:prstGeom>
                  </pic:spPr>
                </pic:pic>
              </a:graphicData>
            </a:graphic>
          </wp:inline>
        </w:drawing>
      </w:r>
    </w:p>
    <w:p w14:paraId="677A5B60" w14:textId="73E37937" w:rsidR="00426FF7" w:rsidRPr="007F7FEB" w:rsidRDefault="00426FF7" w:rsidP="00A00A7A">
      <w:pPr>
        <w:pStyle w:val="Paragraphedeliste"/>
        <w:numPr>
          <w:ilvl w:val="1"/>
          <w:numId w:val="12"/>
        </w:numPr>
        <w:rPr>
          <w:b/>
        </w:rPr>
      </w:pPr>
      <w:r w:rsidRPr="007F7FEB">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F7FEB" w:rsidRDefault="00426FF7" w:rsidP="00811F6F">
      <w:pPr>
        <w:pStyle w:val="Paragraphedeliste"/>
        <w:numPr>
          <w:ilvl w:val="1"/>
          <w:numId w:val="12"/>
        </w:numPr>
        <w:jc w:val="center"/>
      </w:pPr>
      <w:r w:rsidRPr="007F7FEB">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25263" cy="1984617"/>
                    </a:xfrm>
                    <a:prstGeom prst="rect">
                      <a:avLst/>
                    </a:prstGeom>
                  </pic:spPr>
                </pic:pic>
              </a:graphicData>
            </a:graphic>
          </wp:inline>
        </w:drawing>
      </w:r>
    </w:p>
    <w:p w14:paraId="6E7722AF" w14:textId="77777777" w:rsidR="00426FF7" w:rsidRPr="007F7FEB" w:rsidRDefault="00426FF7" w:rsidP="00A00A7A">
      <w:pPr>
        <w:pStyle w:val="Paragraphedeliste"/>
        <w:numPr>
          <w:ilvl w:val="1"/>
          <w:numId w:val="12"/>
        </w:numPr>
      </w:pPr>
      <w:r w:rsidRPr="007F7FEB">
        <w:t xml:space="preserve">Avantages : </w:t>
      </w:r>
    </w:p>
    <w:p w14:paraId="72774850" w14:textId="09E0E425" w:rsidR="00426FF7" w:rsidRPr="007F7FEB" w:rsidRDefault="00426FF7" w:rsidP="00A00A7A">
      <w:pPr>
        <w:pStyle w:val="Paragraphedeliste"/>
        <w:numPr>
          <w:ilvl w:val="2"/>
          <w:numId w:val="12"/>
        </w:numPr>
      </w:pPr>
      <w:r w:rsidRPr="007F7FEB">
        <w:t>Temps de bascule très court.</w:t>
      </w:r>
    </w:p>
    <w:p w14:paraId="5AAAE950" w14:textId="456DD3C5" w:rsidR="00426FF7" w:rsidRPr="007F7FEB" w:rsidRDefault="00426FF7" w:rsidP="00A00A7A">
      <w:pPr>
        <w:pStyle w:val="Paragraphedeliste"/>
        <w:numPr>
          <w:ilvl w:val="2"/>
          <w:numId w:val="12"/>
        </w:numPr>
      </w:pPr>
      <w:r w:rsidRPr="007F7FEB">
        <w:t>Logiciel fournis de gestion fourni avec, permettant de voir l’état de l’onduleur et d’arrêter automatiquement le système proprement en cas d’absence de l’utilisateur.</w:t>
      </w:r>
    </w:p>
    <w:p w14:paraId="1A96F7F4" w14:textId="5DDEC333" w:rsidR="00426FF7" w:rsidRPr="007F7FEB" w:rsidRDefault="00426FF7" w:rsidP="00A00A7A">
      <w:pPr>
        <w:pStyle w:val="Paragraphedeliste"/>
        <w:numPr>
          <w:ilvl w:val="1"/>
          <w:numId w:val="12"/>
        </w:numPr>
      </w:pPr>
      <w:r w:rsidRPr="007F7FEB">
        <w:t>Désavantages : Prix légèrement élevé.</w:t>
      </w:r>
    </w:p>
    <w:p w14:paraId="42DFC761" w14:textId="77777777" w:rsidR="00426FF7" w:rsidRPr="007F7FEB" w:rsidRDefault="00426FF7" w:rsidP="00A00A7A">
      <w:pPr>
        <w:pStyle w:val="Paragraphedeliste"/>
      </w:pPr>
    </w:p>
    <w:p w14:paraId="4B3F363A" w14:textId="1ABC5762" w:rsidR="008D020E" w:rsidRPr="007F7FEB" w:rsidRDefault="00426FF7" w:rsidP="00EE5081">
      <w:pPr>
        <w:pStyle w:val="Titre4"/>
      </w:pPr>
      <w:bookmarkStart w:id="116" w:name="_Toc532721147"/>
      <w:r w:rsidRPr="007F7FEB">
        <w:t>On-line (Double conversion)</w:t>
      </w:r>
      <w:bookmarkEnd w:id="116"/>
    </w:p>
    <w:p w14:paraId="46711980" w14:textId="0DD009D2" w:rsidR="00426FF7" w:rsidRPr="007F7FEB" w:rsidRDefault="00426FF7" w:rsidP="00A00A7A">
      <w:pPr>
        <w:pStyle w:val="Paragraphedeliste"/>
        <w:numPr>
          <w:ilvl w:val="0"/>
          <w:numId w:val="13"/>
        </w:numPr>
      </w:pPr>
      <w:r w:rsidRPr="007F7FEB">
        <w:t>C’est un onduleur hybride, son utilisation est conseillée même en cas de réseaux électriques très perturbés.</w:t>
      </w:r>
    </w:p>
    <w:p w14:paraId="0E378C5E" w14:textId="398E08F6" w:rsidR="00426FF7" w:rsidRPr="007F7FEB" w:rsidRDefault="00426FF7" w:rsidP="00A00A7A">
      <w:pPr>
        <w:pStyle w:val="Paragraphedeliste"/>
        <w:numPr>
          <w:ilvl w:val="0"/>
          <w:numId w:val="13"/>
        </w:numPr>
      </w:pPr>
      <w:r w:rsidRPr="007F7FEB">
        <w:t>Fonctionnement sans By-</w:t>
      </w:r>
      <w:r w:rsidR="00363E3D" w:rsidRPr="007F7FEB">
        <w:t>pass :</w:t>
      </w:r>
    </w:p>
    <w:p w14:paraId="23C5E4F6" w14:textId="09214AB4" w:rsidR="00426FF7" w:rsidRPr="007F7FEB" w:rsidRDefault="00426FF7" w:rsidP="00A00A7A">
      <w:pPr>
        <w:pStyle w:val="Paragraphedeliste"/>
        <w:numPr>
          <w:ilvl w:val="1"/>
          <w:numId w:val="13"/>
        </w:numPr>
      </w:pPr>
      <w:r w:rsidRPr="007F7FEB">
        <w:t xml:space="preserve">Le courant venant de la prise électrique passe par un redresseur qui transforme le courant alternatif en courant continu et ce dernier fait la recharge de la batterie. </w:t>
      </w:r>
    </w:p>
    <w:p w14:paraId="5D3B7ED5" w14:textId="51DC401A" w:rsidR="00426FF7" w:rsidRPr="007F7FEB" w:rsidRDefault="00426FF7" w:rsidP="00A00A7A">
      <w:pPr>
        <w:pStyle w:val="Paragraphedeliste"/>
        <w:numPr>
          <w:ilvl w:val="1"/>
          <w:numId w:val="13"/>
        </w:numPr>
      </w:pPr>
      <w:r w:rsidRPr="007F7FEB">
        <w:t>Un autre courant continu sort de batterie et passe par un onduleur qui le transforme en courant alternatif permettant ainsi l’alimentation des matériaux connecté à la sortie de l’onduleur.</w:t>
      </w:r>
    </w:p>
    <w:p w14:paraId="09941338" w14:textId="210F4F51" w:rsidR="00426FF7" w:rsidRPr="007F7FEB" w:rsidRDefault="00426FF7" w:rsidP="00811F6F">
      <w:pPr>
        <w:pStyle w:val="Paragraphedeliste"/>
        <w:numPr>
          <w:ilvl w:val="1"/>
          <w:numId w:val="13"/>
        </w:numPr>
        <w:jc w:val="center"/>
      </w:pPr>
      <w:r w:rsidRPr="007F7FEB">
        <w:rPr>
          <w:noProof/>
          <w:lang w:eastAsia="fr-CH"/>
        </w:rPr>
        <w:lastRenderedPageBreak/>
        <w:drawing>
          <wp:inline distT="0" distB="0" distL="0" distR="0" wp14:anchorId="360A6007" wp14:editId="375C376D">
            <wp:extent cx="3905250" cy="2257898"/>
            <wp:effectExtent l="0" t="0" r="0"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27515" cy="2270771"/>
                    </a:xfrm>
                    <a:prstGeom prst="rect">
                      <a:avLst/>
                    </a:prstGeom>
                  </pic:spPr>
                </pic:pic>
              </a:graphicData>
            </a:graphic>
          </wp:inline>
        </w:drawing>
      </w:r>
    </w:p>
    <w:p w14:paraId="6362A1CD" w14:textId="328EBA26" w:rsidR="00426FF7" w:rsidRPr="007F7FEB" w:rsidRDefault="00426FF7" w:rsidP="00A00A7A">
      <w:pPr>
        <w:pStyle w:val="Paragraphedeliste"/>
        <w:numPr>
          <w:ilvl w:val="1"/>
          <w:numId w:val="13"/>
        </w:numPr>
      </w:pPr>
      <w:r w:rsidRPr="007F7FEB">
        <w:t>En cas de coupure de courant la batterie continue à alimenter l’équipement.</w:t>
      </w:r>
    </w:p>
    <w:p w14:paraId="45E4A28C" w14:textId="326332BC" w:rsidR="00426FF7" w:rsidRPr="007F7FEB" w:rsidRDefault="00426FF7" w:rsidP="00811F6F">
      <w:pPr>
        <w:pStyle w:val="Paragraphedeliste"/>
        <w:numPr>
          <w:ilvl w:val="1"/>
          <w:numId w:val="13"/>
        </w:numPr>
        <w:jc w:val="center"/>
      </w:pPr>
      <w:r w:rsidRPr="007F7FEB">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31794" cy="2130934"/>
                    </a:xfrm>
                    <a:prstGeom prst="rect">
                      <a:avLst/>
                    </a:prstGeom>
                  </pic:spPr>
                </pic:pic>
              </a:graphicData>
            </a:graphic>
          </wp:inline>
        </w:drawing>
      </w:r>
    </w:p>
    <w:p w14:paraId="65E70CD2" w14:textId="77777777" w:rsidR="00426FF7" w:rsidRPr="007F7FEB" w:rsidRDefault="00426FF7" w:rsidP="00A00A7A">
      <w:pPr>
        <w:pStyle w:val="Paragraphedeliste"/>
      </w:pPr>
    </w:p>
    <w:p w14:paraId="269A61C7" w14:textId="77777777" w:rsidR="00426FF7" w:rsidRPr="007F7FEB" w:rsidRDefault="00426FF7" w:rsidP="00A00A7A">
      <w:pPr>
        <w:pStyle w:val="Paragraphedeliste"/>
        <w:numPr>
          <w:ilvl w:val="1"/>
          <w:numId w:val="13"/>
        </w:numPr>
      </w:pPr>
      <w:r w:rsidRPr="007F7FEB">
        <w:t>Fonctionnement avec By-pass :</w:t>
      </w:r>
    </w:p>
    <w:p w14:paraId="0A809778" w14:textId="7C8B2325" w:rsidR="00426FF7" w:rsidRPr="007F7FEB" w:rsidRDefault="00426FF7" w:rsidP="00A00A7A">
      <w:pPr>
        <w:pStyle w:val="Paragraphedeliste"/>
        <w:numPr>
          <w:ilvl w:val="2"/>
          <w:numId w:val="13"/>
        </w:numPr>
      </w:pPr>
      <w:r w:rsidRPr="007F7FEB">
        <w:t xml:space="preserve">Son fonctionnement est le même d’un onduleur Off-line. </w:t>
      </w:r>
    </w:p>
    <w:p w14:paraId="00D02BB8" w14:textId="5D3B2F31" w:rsidR="00426FF7" w:rsidRPr="007F7FEB" w:rsidRDefault="00426FF7" w:rsidP="00A00A7A">
      <w:pPr>
        <w:pStyle w:val="Paragraphedeliste"/>
        <w:numPr>
          <w:ilvl w:val="1"/>
          <w:numId w:val="13"/>
        </w:numPr>
      </w:pPr>
      <w:r w:rsidRPr="007F7FEB">
        <w:t>Avantages :</w:t>
      </w:r>
    </w:p>
    <w:p w14:paraId="428E5A4B" w14:textId="31D2DB53" w:rsidR="00426FF7" w:rsidRPr="007F7FEB" w:rsidRDefault="00426FF7" w:rsidP="00A00A7A">
      <w:pPr>
        <w:pStyle w:val="Paragraphedeliste"/>
        <w:numPr>
          <w:ilvl w:val="2"/>
          <w:numId w:val="13"/>
        </w:numPr>
      </w:pPr>
      <w:r w:rsidRPr="007F7FEB">
        <w:t>Temps de bascule vers la batterie égale à nul.</w:t>
      </w:r>
    </w:p>
    <w:p w14:paraId="62374BBB" w14:textId="6F2070C0" w:rsidR="00426FF7" w:rsidRPr="007F7FEB" w:rsidRDefault="00426FF7" w:rsidP="00A00A7A">
      <w:pPr>
        <w:pStyle w:val="Paragraphedeliste"/>
        <w:numPr>
          <w:ilvl w:val="2"/>
          <w:numId w:val="13"/>
        </w:numPr>
      </w:pPr>
      <w:r w:rsidRPr="007F7FEB">
        <w:t>Conseillée même en cas de réseaux électriques très perturbés</w:t>
      </w:r>
    </w:p>
    <w:p w14:paraId="4A92641E" w14:textId="2A601F0A" w:rsidR="00426FF7" w:rsidRPr="007F7FEB" w:rsidRDefault="00426FF7" w:rsidP="00A00A7A">
      <w:pPr>
        <w:pStyle w:val="Paragraphedeliste"/>
        <w:numPr>
          <w:ilvl w:val="2"/>
          <w:numId w:val="13"/>
        </w:numPr>
      </w:pPr>
      <w:r w:rsidRPr="007F7FEB">
        <w:t>Logiciel de gestion et d’arrêt automatique.</w:t>
      </w:r>
    </w:p>
    <w:p w14:paraId="449395CE" w14:textId="0A9801C9" w:rsidR="00426FF7" w:rsidRPr="007F7FEB" w:rsidRDefault="00426FF7" w:rsidP="00A00A7A">
      <w:pPr>
        <w:pStyle w:val="Paragraphedeliste"/>
        <w:numPr>
          <w:ilvl w:val="1"/>
          <w:numId w:val="13"/>
        </w:numPr>
      </w:pPr>
      <w:r w:rsidRPr="007F7FEB">
        <w:t>Désavantages : Prix</w:t>
      </w:r>
    </w:p>
    <w:p w14:paraId="04893857" w14:textId="0A619F34" w:rsidR="00426FF7" w:rsidRPr="007F7FEB" w:rsidRDefault="00426FF7" w:rsidP="00EE5081">
      <w:pPr>
        <w:pStyle w:val="Titre3"/>
      </w:pPr>
      <w:bookmarkStart w:id="117" w:name="_Toc532721148"/>
      <w:r w:rsidRPr="007F7FEB">
        <w:t>Comment choisir son Onduleur</w:t>
      </w:r>
      <w:bookmarkEnd w:id="117"/>
    </w:p>
    <w:p w14:paraId="553AE767" w14:textId="25103420" w:rsidR="00426FF7" w:rsidRPr="007F7FEB" w:rsidRDefault="00426FF7" w:rsidP="00A00A7A">
      <w:r w:rsidRPr="007F7FEB">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7F7FEB" w:rsidRDefault="00426FF7" w:rsidP="00A00A7A">
      <w:pPr>
        <w:pStyle w:val="Paragraphedeliste"/>
        <w:numPr>
          <w:ilvl w:val="0"/>
          <w:numId w:val="14"/>
        </w:numPr>
      </w:pPr>
      <w:r w:rsidRPr="007F7FEB">
        <w:t>Notion de puissance</w:t>
      </w:r>
    </w:p>
    <w:p w14:paraId="5C803BC3" w14:textId="4EDDD04C" w:rsidR="00426FF7" w:rsidRPr="007F7FEB" w:rsidRDefault="00426FF7" w:rsidP="00A00A7A">
      <w:pPr>
        <w:pStyle w:val="Paragraphedeliste"/>
        <w:numPr>
          <w:ilvl w:val="1"/>
          <w:numId w:val="14"/>
        </w:numPr>
      </w:pPr>
      <w:r w:rsidRPr="007F7FEB">
        <w:t>La puissance d’un onduleur est donnée en V.A (volts ampères). Pour bien choisir l’onduleur le mieux adapté il faut faire la somme de la consommation de tous les équipements que nous allons lui connecter.</w:t>
      </w:r>
    </w:p>
    <w:p w14:paraId="2E8CC3EF" w14:textId="62F877A4" w:rsidR="00426FF7" w:rsidRPr="007F7FEB" w:rsidRDefault="00426FF7" w:rsidP="00A00A7A">
      <w:pPr>
        <w:pStyle w:val="Paragraphedeliste"/>
        <w:numPr>
          <w:ilvl w:val="1"/>
          <w:numId w:val="14"/>
        </w:numPr>
      </w:pPr>
      <w:r w:rsidRPr="007F7FEB">
        <w:t>En général les équipements informatiques expriment une consommation en Watts. Dans ce cas il faut convertir les Watts en VA avec la formule suivante :</w:t>
      </w:r>
    </w:p>
    <w:p w14:paraId="7B111BB9" w14:textId="53166367" w:rsidR="00426FF7" w:rsidRPr="007F7FEB" w:rsidRDefault="00426FF7" w:rsidP="00A00A7A">
      <w:pPr>
        <w:pStyle w:val="Paragraphedeliste"/>
        <w:numPr>
          <w:ilvl w:val="2"/>
          <w:numId w:val="14"/>
        </w:numPr>
      </w:pPr>
      <w:r w:rsidRPr="007F7FEB">
        <w:t>Nombre de VA = Nombre de Watts / 0.66</w:t>
      </w:r>
    </w:p>
    <w:p w14:paraId="6F10AA67" w14:textId="35BBAD96" w:rsidR="00426FF7" w:rsidRPr="007F7FEB" w:rsidRDefault="00426FF7" w:rsidP="00A00A7A">
      <w:pPr>
        <w:pStyle w:val="Paragraphedeliste"/>
        <w:numPr>
          <w:ilvl w:val="2"/>
          <w:numId w:val="14"/>
        </w:numPr>
      </w:pPr>
      <w:r w:rsidRPr="007F7FEB">
        <w:t xml:space="preserve">Exemple : </w:t>
      </w:r>
    </w:p>
    <w:p w14:paraId="7BFF2CE1" w14:textId="498BBB17" w:rsidR="00426FF7" w:rsidRPr="007F7FEB" w:rsidRDefault="00426FF7" w:rsidP="00A00A7A">
      <w:pPr>
        <w:pStyle w:val="Paragraphedeliste"/>
        <w:numPr>
          <w:ilvl w:val="3"/>
          <w:numId w:val="14"/>
        </w:numPr>
      </w:pPr>
      <w:r w:rsidRPr="007F7FEB">
        <w:t>1 PC 300W</w:t>
      </w:r>
    </w:p>
    <w:p w14:paraId="109535BA" w14:textId="7B5E25C5" w:rsidR="00426FF7" w:rsidRPr="007F7FEB" w:rsidRDefault="00426FF7" w:rsidP="00A00A7A">
      <w:pPr>
        <w:pStyle w:val="Paragraphedeliste"/>
        <w:numPr>
          <w:ilvl w:val="3"/>
          <w:numId w:val="14"/>
        </w:numPr>
      </w:pPr>
      <w:r w:rsidRPr="007F7FEB">
        <w:t>1 écran 90W</w:t>
      </w:r>
    </w:p>
    <w:p w14:paraId="48F133D7" w14:textId="1F794041" w:rsidR="00426FF7" w:rsidRPr="007F7FEB" w:rsidRDefault="00426FF7" w:rsidP="00A00A7A">
      <w:pPr>
        <w:pStyle w:val="Paragraphedeliste"/>
        <w:numPr>
          <w:ilvl w:val="3"/>
          <w:numId w:val="14"/>
        </w:numPr>
      </w:pPr>
      <w:r w:rsidRPr="007F7FEB">
        <w:lastRenderedPageBreak/>
        <w:t>Somme 390W</w:t>
      </w:r>
    </w:p>
    <w:p w14:paraId="09A2C061" w14:textId="08037B75" w:rsidR="00426FF7" w:rsidRPr="007F7FEB" w:rsidRDefault="00426FF7" w:rsidP="00A00A7A">
      <w:pPr>
        <w:pStyle w:val="Paragraphedeliste"/>
        <w:numPr>
          <w:ilvl w:val="3"/>
          <w:numId w:val="14"/>
        </w:numPr>
      </w:pPr>
      <w:r w:rsidRPr="007F7FEB">
        <w:t>VA= 390 / 0.66</w:t>
      </w:r>
    </w:p>
    <w:p w14:paraId="08A3DBD9" w14:textId="303BAAD9" w:rsidR="00426FF7" w:rsidRPr="007F7FEB" w:rsidRDefault="00426FF7" w:rsidP="00A00A7A">
      <w:pPr>
        <w:pStyle w:val="Paragraphedeliste"/>
        <w:numPr>
          <w:ilvl w:val="3"/>
          <w:numId w:val="14"/>
        </w:numPr>
      </w:pPr>
      <w:r w:rsidRPr="007F7FEB">
        <w:t>VA = 590VA</w:t>
      </w:r>
    </w:p>
    <w:p w14:paraId="7C1609AA" w14:textId="3F2446D4" w:rsidR="00500409" w:rsidRPr="007F7FEB" w:rsidRDefault="00500409" w:rsidP="00EE5081">
      <w:pPr>
        <w:pStyle w:val="Titre2"/>
      </w:pPr>
      <w:bookmarkStart w:id="118" w:name="_Toc532721149"/>
      <w:r w:rsidRPr="007F7FEB">
        <w:t>DRP – Plan de reprise d’activité</w:t>
      </w:r>
      <w:bookmarkEnd w:id="118"/>
    </w:p>
    <w:p w14:paraId="33AEBF44" w14:textId="031A5EA2" w:rsidR="00500409" w:rsidRPr="00A00A7A" w:rsidRDefault="00500409" w:rsidP="00A00A7A">
      <w:r w:rsidRPr="00A00A7A">
        <w:t xml:space="preserve">Un plan de reprise </w:t>
      </w:r>
      <w:r w:rsidR="001E0226" w:rsidRPr="00A00A7A">
        <w:t>d’activité (</w:t>
      </w:r>
      <w:r w:rsidRPr="00A00A7A">
        <w:t>Disaster Recovery Plan) a comme objectif de prévoir par anticipation les mécanismes d’une infrastructure informatique dans les meilleurs délais. Ceci s’applique lors d’un important sinistre ou d’incidents.</w:t>
      </w:r>
    </w:p>
    <w:p w14:paraId="7BB99720" w14:textId="3001E2EE" w:rsidR="007734BD" w:rsidRPr="007F7FEB" w:rsidRDefault="007734BD" w:rsidP="00A00A7A">
      <w:r w:rsidRPr="007F7FEB">
        <w:t xml:space="preserve">Le plan de reprise d’activité diffère du plan de continuité d’activité : </w:t>
      </w:r>
    </w:p>
    <w:p w14:paraId="25AD1D7B" w14:textId="07CEDD45" w:rsidR="007734BD" w:rsidRPr="007F7FEB" w:rsidRDefault="007734BD" w:rsidP="00A00A7A">
      <w:pPr>
        <w:pStyle w:val="Paragraphedeliste"/>
      </w:pPr>
      <w:r w:rsidRPr="007F7FEB">
        <w:t>Le plan de reprise d’activité</w:t>
      </w:r>
      <w:r w:rsidR="007153B4" w:rsidRPr="007F7FEB">
        <w:t xml:space="preserve"> sera </w:t>
      </w:r>
      <w:r w:rsidR="00C67346" w:rsidRPr="007F7FEB">
        <w:t>la solution technique permettant la reprise suite à un sinistre informatique.</w:t>
      </w:r>
    </w:p>
    <w:p w14:paraId="260B581D" w14:textId="0C261E43" w:rsidR="00C67346" w:rsidRPr="007F7FEB" w:rsidRDefault="00C67346" w:rsidP="00A00A7A">
      <w:pPr>
        <w:pStyle w:val="Paragraphedeliste"/>
      </w:pPr>
      <w:r w:rsidRPr="007F7FEB">
        <w:t>Le plan de continuité d’activité est un document générique et surtout stratégique, planifiant et détaillant les types d’actions pour gérer une catastrophe ou un sinistre grave.</w:t>
      </w:r>
    </w:p>
    <w:p w14:paraId="618B4204" w14:textId="3351FDCE" w:rsidR="002037AA" w:rsidRPr="007F7FEB" w:rsidRDefault="00076E34" w:rsidP="00A00A7A">
      <w:r w:rsidRPr="007F7FEB">
        <w:t>Les plans de reprise d’activité sont conçus et évoluent en fonction des besoins du business.</w:t>
      </w:r>
    </w:p>
    <w:p w14:paraId="138AB77F" w14:textId="56C1E86E" w:rsidR="002037AA" w:rsidRPr="007F7FEB" w:rsidRDefault="002037AA" w:rsidP="00EE5081">
      <w:pPr>
        <w:pStyle w:val="Titre3"/>
      </w:pPr>
      <w:bookmarkStart w:id="119" w:name="_Toc532721150"/>
      <w:r w:rsidRPr="007F7FEB">
        <w:t>RTO</w:t>
      </w:r>
      <w:bookmarkEnd w:id="119"/>
    </w:p>
    <w:p w14:paraId="145CB864" w14:textId="77777777" w:rsidR="00D75970" w:rsidRPr="007F7FEB" w:rsidRDefault="002037AA" w:rsidP="00A00A7A">
      <w:r w:rsidRPr="007F7FEB">
        <w:t>Le RTO, La Durée maximale d’interruption admissible (Return Time on Objective) détermine la durée maximale acceptable pendant lequel une ressource informatique peut être indisponible suite à un sinistre.</w:t>
      </w:r>
    </w:p>
    <w:p w14:paraId="5F549350" w14:textId="77777777" w:rsidR="00D75970" w:rsidRPr="007F7FEB" w:rsidRDefault="00D75970" w:rsidP="00A00A7A">
      <w:r w:rsidRPr="007F7FEB">
        <w:t>Cette durée d’interruption comprend :</w:t>
      </w:r>
    </w:p>
    <w:p w14:paraId="25FED35D" w14:textId="4F07C8DA" w:rsidR="002037AA" w:rsidRPr="007F7FEB" w:rsidRDefault="00D75970" w:rsidP="00A00A7A">
      <w:pPr>
        <w:pStyle w:val="Paragraphedeliste"/>
      </w:pPr>
      <w:r w:rsidRPr="007F7FEB">
        <w:t>Le délai de détection</w:t>
      </w:r>
    </w:p>
    <w:p w14:paraId="78B1223E" w14:textId="5D8DFC47" w:rsidR="00D75970" w:rsidRPr="007F7FEB" w:rsidRDefault="00D75970" w:rsidP="00A00A7A">
      <w:pPr>
        <w:pStyle w:val="Paragraphedeliste"/>
      </w:pPr>
      <w:r w:rsidRPr="007F7FEB">
        <w:t>Le temps nécessaire à la décision pour lancer la procédure de reprise</w:t>
      </w:r>
    </w:p>
    <w:p w14:paraId="2B1411BA" w14:textId="335F4E3D" w:rsidR="00D75970" w:rsidRPr="007F7FEB" w:rsidRDefault="00D75970" w:rsidP="00A00A7A">
      <w:pPr>
        <w:pStyle w:val="Paragraphedeliste"/>
      </w:pPr>
      <w:r w:rsidRPr="007F7FEB">
        <w:t>Le délai de mise en œuvre du plan de reprise d’activité</w:t>
      </w:r>
    </w:p>
    <w:p w14:paraId="6A493E31" w14:textId="54C25452" w:rsidR="00655539" w:rsidRPr="007F7FEB" w:rsidRDefault="00655539" w:rsidP="00EE5081">
      <w:pPr>
        <w:pStyle w:val="Titre3"/>
      </w:pPr>
      <w:bookmarkStart w:id="120" w:name="_Toc532721151"/>
      <w:r w:rsidRPr="007F7FEB">
        <w:t>RPO</w:t>
      </w:r>
      <w:bookmarkEnd w:id="120"/>
    </w:p>
    <w:p w14:paraId="6014920C" w14:textId="1B59A798" w:rsidR="00655539" w:rsidRPr="007F7FEB" w:rsidRDefault="00655539" w:rsidP="00A00A7A">
      <w:r w:rsidRPr="007F7FEB">
        <w:t>Le RPO, La Perte de Données Maximale Admissible (Recovery Point Objective</w:t>
      </w:r>
      <w:r w:rsidR="006A590F" w:rsidRPr="007F7FEB">
        <w:t>) détermine la quantité maximale de données qui peut être perdue suite à un sinistre. Cette quantité est la différence entre la dernière sauvegarde valide et le sinistre.</w:t>
      </w:r>
    </w:p>
    <w:p w14:paraId="42BCDBF4" w14:textId="1BAE3BE3" w:rsidR="00BA3F1C" w:rsidRPr="007F7FEB" w:rsidRDefault="00BA3F1C" w:rsidP="00EE5081">
      <w:pPr>
        <w:pStyle w:val="Titre3"/>
      </w:pPr>
      <w:bookmarkStart w:id="121" w:name="_Toc532721152"/>
      <w:r w:rsidRPr="007F7FEB">
        <w:t>Schématisation d’un incident</w:t>
      </w:r>
      <w:bookmarkEnd w:id="121"/>
    </w:p>
    <w:p w14:paraId="499E5934" w14:textId="70C6F508" w:rsidR="00BA3F1C" w:rsidRPr="007F7FEB" w:rsidRDefault="00BA3F1C" w:rsidP="00A00A7A">
      <w:r w:rsidRPr="007F7FEB">
        <w:t xml:space="preserve">Le schéma ci-dessous représente l’évolution du niveau de service dans le temps : </w:t>
      </w:r>
    </w:p>
    <w:p w14:paraId="006A1EFF" w14:textId="063C2E83" w:rsidR="00BA3F1C" w:rsidRPr="007F7FEB" w:rsidRDefault="00694E22" w:rsidP="00811F6F">
      <w:pPr>
        <w:jc w:val="center"/>
      </w:pPr>
      <w:r w:rsidRPr="007F7FEB">
        <w:rPr>
          <w:noProof/>
          <w:lang w:eastAsia="fr-CH"/>
        </w:rPr>
        <w:drawing>
          <wp:anchor distT="0" distB="0" distL="114300" distR="114300" simplePos="0" relativeHeight="251712512" behindDoc="0" locked="0" layoutInCell="1" allowOverlap="1" wp14:anchorId="2510DE8D" wp14:editId="36BDC4AB">
            <wp:simplePos x="0" y="0"/>
            <wp:positionH relativeFrom="column">
              <wp:posOffset>633095</wp:posOffset>
            </wp:positionH>
            <wp:positionV relativeFrom="paragraph">
              <wp:posOffset>4445</wp:posOffset>
            </wp:positionV>
            <wp:extent cx="4484370" cy="1790700"/>
            <wp:effectExtent l="0" t="0" r="0" b="0"/>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84370" cy="1790700"/>
                    </a:xfrm>
                    <a:prstGeom prst="rect">
                      <a:avLst/>
                    </a:prstGeom>
                    <a:noFill/>
                    <a:ln>
                      <a:noFill/>
                    </a:ln>
                  </pic:spPr>
                </pic:pic>
              </a:graphicData>
            </a:graphic>
          </wp:anchor>
        </w:drawing>
      </w:r>
    </w:p>
    <w:p w14:paraId="1C904B67" w14:textId="26C34E6D" w:rsidR="00935A52" w:rsidRPr="007F7FEB" w:rsidRDefault="00935A52" w:rsidP="00A00A7A"/>
    <w:p w14:paraId="586D3C2C" w14:textId="649E23FF" w:rsidR="00733767" w:rsidRPr="007F7FEB" w:rsidRDefault="00733767" w:rsidP="00A00A7A"/>
    <w:p w14:paraId="2A3EAB53" w14:textId="0D971C55" w:rsidR="00733767" w:rsidRPr="007F7FEB" w:rsidRDefault="00733767" w:rsidP="00EE5081">
      <w:pPr>
        <w:pStyle w:val="Titre2"/>
      </w:pPr>
      <w:bookmarkStart w:id="122" w:name="_Toc532721153"/>
      <w:r w:rsidRPr="007F7FEB">
        <w:lastRenderedPageBreak/>
        <w:t>iSCSI</w:t>
      </w:r>
      <w:bookmarkEnd w:id="122"/>
    </w:p>
    <w:p w14:paraId="6B377421" w14:textId="062D45DE" w:rsidR="00733767" w:rsidRPr="007F7FEB" w:rsidRDefault="00733767" w:rsidP="00A00A7A">
      <w:r w:rsidRPr="007F7FEB">
        <w:t>Le i</w:t>
      </w:r>
      <w:r w:rsidR="00BB56AF" w:rsidRPr="007F7FEB">
        <w:t>SCSI</w:t>
      </w:r>
      <w:r w:rsidRPr="007F7FEB">
        <w:t xml:space="preserve"> </w:t>
      </w:r>
      <w:r w:rsidR="00791F1B" w:rsidRPr="007F7FEB">
        <w:t>(acronyme</w:t>
      </w:r>
      <w:r w:rsidRPr="007F7FEB">
        <w:t xml:space="preserve"> pour Internet Small Computer Sy</w:t>
      </w:r>
      <w:r w:rsidR="00791F1B" w:rsidRPr="007F7FEB">
        <w:t xml:space="preserve">stem Interface) est un standard de stockage en réseaux </w:t>
      </w:r>
      <w:r w:rsidR="00BB56AF" w:rsidRPr="007F7FEB">
        <w:t>en utilisant le protocole</w:t>
      </w:r>
      <w:r w:rsidR="00791F1B" w:rsidRPr="007F7FEB">
        <w:t xml:space="preserve"> internet (IP) pour relier une interface et un dispositif de stockage de donnés.</w:t>
      </w:r>
    </w:p>
    <w:p w14:paraId="7EEC0123" w14:textId="56A7D4DC" w:rsidR="00791F1B" w:rsidRPr="007F7FEB" w:rsidRDefault="00791F1B" w:rsidP="00EE5081">
      <w:pPr>
        <w:pStyle w:val="Titre3"/>
      </w:pPr>
      <w:bookmarkStart w:id="123" w:name="_Toc532721154"/>
      <w:r w:rsidRPr="007F7FEB">
        <w:t>Utilité</w:t>
      </w:r>
      <w:bookmarkEnd w:id="123"/>
    </w:p>
    <w:p w14:paraId="5E0F18BF" w14:textId="51670B26" w:rsidR="00340066" w:rsidRPr="007F7FEB" w:rsidRDefault="00340066" w:rsidP="00A00A7A">
      <w:r w:rsidRPr="007F7FEB">
        <w:t>Pendant trois ans IBM a lancé dans ses laboratoires des recherches afin de trouver un protocole intermédiaire entre l’</w:t>
      </w:r>
      <w:r w:rsidRPr="007F7FEB">
        <w:rPr>
          <w:b/>
        </w:rPr>
        <w:t>IP</w:t>
      </w:r>
      <w:r w:rsidRPr="007F7FEB">
        <w:t xml:space="preserve"> et le </w:t>
      </w:r>
      <w:r w:rsidRPr="007F7FEB">
        <w:rPr>
          <w:b/>
        </w:rPr>
        <w:t>SCSI</w:t>
      </w:r>
      <w:r w:rsidRPr="007F7FEB">
        <w:t xml:space="preserve"> </w:t>
      </w:r>
      <w:r w:rsidR="00BB56AF" w:rsidRPr="007F7FEB">
        <w:t>(standard</w:t>
      </w:r>
      <w:r w:rsidRPr="007F7FEB">
        <w:t xml:space="preserve"> pour la connexion des dispositifs de stockage), le </w:t>
      </w:r>
      <w:r w:rsidRPr="007F7FEB">
        <w:rPr>
          <w:b/>
        </w:rPr>
        <w:t>iSCSI</w:t>
      </w:r>
      <w:r w:rsidRPr="007F7FEB">
        <w:t xml:space="preserve"> ou </w:t>
      </w:r>
      <w:r w:rsidRPr="007F7FEB">
        <w:rPr>
          <w:b/>
        </w:rPr>
        <w:t>SCSI</w:t>
      </w:r>
      <w:r w:rsidRPr="007F7FEB">
        <w:t xml:space="preserve"> sur </w:t>
      </w:r>
      <w:r w:rsidRPr="007F7FEB">
        <w:rPr>
          <w:b/>
        </w:rPr>
        <w:t>IP</w:t>
      </w:r>
      <w:r w:rsidRPr="007F7FEB">
        <w:t xml:space="preserve">. </w:t>
      </w:r>
    </w:p>
    <w:p w14:paraId="0EDB342C" w14:textId="378A81F2" w:rsidR="00340066" w:rsidRPr="007F7FEB" w:rsidRDefault="00791F1B" w:rsidP="00A00A7A">
      <w:r w:rsidRPr="007F7FEB">
        <w:t xml:space="preserve">Le protocole </w:t>
      </w:r>
      <w:r w:rsidRPr="007F7FEB">
        <w:rPr>
          <w:b/>
        </w:rPr>
        <w:t>iSCSI</w:t>
      </w:r>
      <w:r w:rsidRPr="007F7FEB">
        <w:t xml:space="preserve"> est né afin de pouvoir interconnecter des sous-systèmes de stockage ou de sauvegarde en utilisant le réseau IP et les infrastructures de transport qui le soutiennes (Ethernet, ATM, etc).</w:t>
      </w:r>
    </w:p>
    <w:p w14:paraId="2C714D97" w14:textId="5994A6A8" w:rsidR="00791F1B" w:rsidRPr="007F7FEB" w:rsidRDefault="00340066" w:rsidP="00811F6F">
      <w:pPr>
        <w:jc w:val="center"/>
      </w:pPr>
      <w:r w:rsidRPr="007F7FEB">
        <w:rPr>
          <w:noProof/>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94761" cy="1224496"/>
                    </a:xfrm>
                    <a:prstGeom prst="rect">
                      <a:avLst/>
                    </a:prstGeom>
                  </pic:spPr>
                </pic:pic>
              </a:graphicData>
            </a:graphic>
          </wp:inline>
        </w:drawing>
      </w:r>
    </w:p>
    <w:p w14:paraId="05DB89AA" w14:textId="52B52C44" w:rsidR="00340066" w:rsidRPr="007F7FEB" w:rsidRDefault="00340066" w:rsidP="00A00A7A">
      <w:r w:rsidRPr="007F7FEB">
        <w:t>iSCSI n’est rien d’autre qu’un traducteur qui transforme l</w:t>
      </w:r>
      <w:r w:rsidR="00C6462B" w:rsidRPr="007F7FEB">
        <w:t>es paquets IP en blocs de données SCSI et inversement. Il est comparable au protocole de téléchargement de fichiers FTP.</w:t>
      </w:r>
    </w:p>
    <w:p w14:paraId="0B700C8A" w14:textId="0BC1A37E" w:rsidR="00285A14" w:rsidRPr="007F7FEB" w:rsidRDefault="00C6462B" w:rsidP="00A00A7A">
      <w:pPr>
        <w:rPr>
          <w:sz w:val="27"/>
          <w:szCs w:val="27"/>
        </w:rPr>
      </w:pPr>
      <w:r w:rsidRPr="007F7FEB">
        <w:t xml:space="preserve">Afin de simuler une connexion logique continue, iSCSI envoie plusieurs connexions TCP simultanément, elles seront considérées comme un seul canal de transmission et identifiées comme de la même session iSCSI. </w:t>
      </w:r>
      <w:r w:rsidR="00285A14" w:rsidRPr="007F7FEB">
        <w:t xml:space="preserve">Les instructions et les données iSCSI sont envoyées en désordre. Le destinataire doit avoir un </w:t>
      </w:r>
      <w:r w:rsidR="00285A14" w:rsidRPr="007F7FEB">
        <w:rPr>
          <w:b/>
        </w:rPr>
        <w:t>contrôleur iSCSI</w:t>
      </w:r>
      <w:r w:rsidR="00285A14" w:rsidRPr="007F7FEB">
        <w:t xml:space="preserve"> (un pilote logiciel ou une carte adaptatrice spécifique), ce denier mettra les instructions et les segments de blocs de données dans leur bon ordre.</w:t>
      </w:r>
    </w:p>
    <w:p w14:paraId="592AD9AB" w14:textId="1EA9D937" w:rsidR="00285A14" w:rsidRPr="007F7FEB" w:rsidRDefault="00BB56AF" w:rsidP="00A00A7A">
      <w:r w:rsidRPr="007F7FEB">
        <w:rPr>
          <w:noProof/>
          <w:lang w:eastAsia="fr-CH"/>
        </w:rPr>
        <w:drawing>
          <wp:anchor distT="0" distB="0" distL="114300" distR="114300" simplePos="0" relativeHeight="251691008" behindDoc="0" locked="0" layoutInCell="1" allowOverlap="1" wp14:anchorId="03104F85" wp14:editId="3F885E36">
            <wp:simplePos x="0" y="0"/>
            <wp:positionH relativeFrom="margin">
              <wp:posOffset>699770</wp:posOffset>
            </wp:positionH>
            <wp:positionV relativeFrom="paragraph">
              <wp:posOffset>-7172960</wp:posOffset>
            </wp:positionV>
            <wp:extent cx="4017010" cy="2295525"/>
            <wp:effectExtent l="0" t="0" r="254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017010" cy="229552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F7FEB" w:rsidRDefault="00C6462B" w:rsidP="00A00A7A"/>
    <w:p w14:paraId="4E81C18D" w14:textId="68F3C923" w:rsidR="00A97195" w:rsidRPr="0056034A" w:rsidRDefault="00A97195" w:rsidP="00EE5081">
      <w:pPr>
        <w:pStyle w:val="Titre1"/>
      </w:pPr>
      <w:bookmarkStart w:id="124" w:name="_Toc532721155"/>
      <w:r w:rsidRPr="0056034A">
        <w:lastRenderedPageBreak/>
        <w:t>Partie 3</w:t>
      </w:r>
      <w:bookmarkEnd w:id="124"/>
    </w:p>
    <w:p w14:paraId="56D49645" w14:textId="5C94D2AD" w:rsidR="004579F1" w:rsidRPr="007F7FEB" w:rsidRDefault="007A620B" w:rsidP="00A00A7A">
      <w:r w:rsidRPr="007F7FEB">
        <w:rPr>
          <w:lang w:eastAsia="fr-CH"/>
        </w:rPr>
        <w:t xml:space="preserve">Pour cette troisième partie, nous partons du principe que l’entreprise, dont on doit planifier </w:t>
      </w:r>
      <w:r w:rsidRPr="007F7FEB">
        <w:t>une stratégie de sauvegarde et de restauration en cas de problèmes, est une entreprise de taille moyenne et qui traite des données sensibles.</w:t>
      </w:r>
    </w:p>
    <w:p w14:paraId="00116BBA" w14:textId="13E7B0DF" w:rsidR="007A620B" w:rsidRPr="007F7FEB" w:rsidRDefault="007A620B" w:rsidP="00A00A7A">
      <w:pPr>
        <w:rPr>
          <w:lang w:eastAsia="fr-CH"/>
        </w:rPr>
      </w:pPr>
      <w:r w:rsidRPr="007F7FEB">
        <w:t>L’entreprise n’a pas de budget spécifié, c’est pour ça que nous avons choisi des équipements et des stratégies de haute gamme ou d’une qualité considérable.</w:t>
      </w:r>
    </w:p>
    <w:p w14:paraId="5B205CC9" w14:textId="46B9B886" w:rsidR="004579F1" w:rsidRPr="007F7FEB" w:rsidRDefault="004579F1" w:rsidP="00EE5081">
      <w:pPr>
        <w:pStyle w:val="Titre2"/>
        <w:rPr>
          <w:lang w:eastAsia="fr-CH"/>
        </w:rPr>
      </w:pPr>
      <w:bookmarkStart w:id="125" w:name="_Toc532721156"/>
      <w:r w:rsidRPr="007F7FEB">
        <w:rPr>
          <w:lang w:eastAsia="fr-CH"/>
        </w:rPr>
        <w:t>Mise en conformité LPD/RGPD</w:t>
      </w:r>
      <w:bookmarkEnd w:id="125"/>
    </w:p>
    <w:p w14:paraId="4F1FB0AB" w14:textId="3223A211" w:rsidR="004579F1" w:rsidRPr="007F7FEB" w:rsidRDefault="004579F1" w:rsidP="00A00A7A">
      <w:pPr>
        <w:pStyle w:val="Paragraphedeliste"/>
        <w:numPr>
          <w:ilvl w:val="0"/>
          <w:numId w:val="2"/>
        </w:numPr>
        <w:rPr>
          <w:lang w:eastAsia="fr-CH"/>
        </w:rPr>
      </w:pPr>
      <w:r w:rsidRPr="007F7FEB">
        <w:t>Sensibiliser les utilisateurs</w:t>
      </w:r>
      <w:r w:rsidRPr="007F7FEB">
        <w:rPr>
          <w:lang w:eastAsia="fr-CH"/>
        </w:rPr>
        <w:t> :</w:t>
      </w:r>
    </w:p>
    <w:p w14:paraId="428ADD68" w14:textId="11065C24" w:rsidR="004579F1" w:rsidRPr="007F7FEB" w:rsidRDefault="004579F1" w:rsidP="00A00A7A">
      <w:pPr>
        <w:pStyle w:val="Paragraphedeliste"/>
        <w:numPr>
          <w:ilvl w:val="1"/>
          <w:numId w:val="2"/>
        </w:numPr>
        <w:rPr>
          <w:lang w:eastAsia="fr-CH"/>
        </w:rPr>
      </w:pPr>
      <w:r w:rsidRPr="007F7FEB">
        <w:rPr>
          <w:lang w:eastAsia="fr-CH"/>
        </w:rPr>
        <w:t>Création d’une charte informatique à signer par les utilisateurs.</w:t>
      </w:r>
    </w:p>
    <w:p w14:paraId="3C098D79" w14:textId="319A6D07" w:rsidR="004579F1" w:rsidRPr="007F7FEB" w:rsidRDefault="004579F1" w:rsidP="00A00A7A">
      <w:pPr>
        <w:pStyle w:val="Paragraphedeliste"/>
        <w:numPr>
          <w:ilvl w:val="1"/>
          <w:numId w:val="2"/>
        </w:numPr>
        <w:rPr>
          <w:lang w:eastAsia="fr-CH"/>
        </w:rPr>
      </w:pPr>
      <w:r w:rsidRPr="007F7FEB">
        <w:rPr>
          <w:lang w:eastAsia="fr-CH"/>
        </w:rPr>
        <w:t>Documentation avec des consignes et conseilles de comment traiter les données personnelles.</w:t>
      </w:r>
    </w:p>
    <w:p w14:paraId="0DC95DD3" w14:textId="267E9434" w:rsidR="004579F1" w:rsidRPr="007F7FEB" w:rsidRDefault="004579F1" w:rsidP="00A00A7A">
      <w:pPr>
        <w:pStyle w:val="Paragraphedeliste"/>
        <w:numPr>
          <w:ilvl w:val="0"/>
          <w:numId w:val="2"/>
        </w:numPr>
        <w:rPr>
          <w:lang w:eastAsia="fr-CH"/>
        </w:rPr>
      </w:pPr>
      <w:r w:rsidRPr="007F7FEB">
        <w:rPr>
          <w:lang w:eastAsia="fr-CH"/>
        </w:rPr>
        <w:t>Authentifier les utilisateurs</w:t>
      </w:r>
      <w:r w:rsidR="00334272" w:rsidRPr="007F7FEB">
        <w:rPr>
          <w:lang w:eastAsia="fr-CH"/>
        </w:rPr>
        <w:t xml:space="preserve"> et sécuriser les postes de travail</w:t>
      </w:r>
      <w:r w:rsidRPr="007F7FEB">
        <w:rPr>
          <w:lang w:eastAsia="fr-CH"/>
        </w:rPr>
        <w:t> :</w:t>
      </w:r>
    </w:p>
    <w:p w14:paraId="4E2730AE" w14:textId="33380EC6" w:rsidR="004579F1" w:rsidRPr="007F7FEB" w:rsidRDefault="004579F1" w:rsidP="00A00A7A">
      <w:pPr>
        <w:pStyle w:val="Paragraphedeliste"/>
        <w:numPr>
          <w:ilvl w:val="1"/>
          <w:numId w:val="2"/>
        </w:numPr>
        <w:rPr>
          <w:lang w:eastAsia="fr-CH"/>
        </w:rPr>
      </w:pPr>
      <w:r w:rsidRPr="007F7FEB">
        <w:rPr>
          <w:lang w:eastAsia="fr-CH"/>
        </w:rPr>
        <w:t>Création d’un domaine AD</w:t>
      </w:r>
    </w:p>
    <w:p w14:paraId="089B9268" w14:textId="1F01F53D" w:rsidR="004579F1" w:rsidRPr="007F7FEB" w:rsidRDefault="004579F1" w:rsidP="00A00A7A">
      <w:pPr>
        <w:pStyle w:val="Paragraphedeliste"/>
        <w:numPr>
          <w:ilvl w:val="1"/>
          <w:numId w:val="2"/>
        </w:numPr>
        <w:rPr>
          <w:lang w:eastAsia="fr-CH"/>
        </w:rPr>
      </w:pPr>
      <w:r w:rsidRPr="007F7FEB">
        <w:rPr>
          <w:lang w:eastAsia="fr-CH"/>
        </w:rPr>
        <w:t>Création des comptes nominatifs pour tous les utilisateurs traitant des données personnelles.</w:t>
      </w:r>
    </w:p>
    <w:p w14:paraId="3D5BBC8F" w14:textId="752523EC" w:rsidR="004579F1" w:rsidRPr="007F7FEB" w:rsidRDefault="004579F1" w:rsidP="00A00A7A">
      <w:pPr>
        <w:pStyle w:val="Paragraphedeliste"/>
        <w:numPr>
          <w:ilvl w:val="1"/>
          <w:numId w:val="2"/>
        </w:numPr>
        <w:rPr>
          <w:lang w:eastAsia="fr-CH"/>
        </w:rPr>
      </w:pPr>
      <w:r w:rsidRPr="007F7FEB">
        <w:rPr>
          <w:lang w:eastAsia="fr-CH"/>
        </w:rPr>
        <w:t xml:space="preserve">Badges d’accès (ID unique), pour les accès </w:t>
      </w:r>
      <w:r w:rsidR="00666F09" w:rsidRPr="007F7FEB">
        <w:rPr>
          <w:lang w:eastAsia="fr-CH"/>
        </w:rPr>
        <w:t>aux locaux</w:t>
      </w:r>
      <w:r w:rsidRPr="007F7FEB">
        <w:rPr>
          <w:lang w:eastAsia="fr-CH"/>
        </w:rPr>
        <w:t xml:space="preserve"> de stockage de données.</w:t>
      </w:r>
    </w:p>
    <w:p w14:paraId="035D8C4D" w14:textId="03AA2487" w:rsidR="004579F1" w:rsidRPr="007F7FEB" w:rsidRDefault="004579F1" w:rsidP="00A00A7A">
      <w:pPr>
        <w:pStyle w:val="Paragraphedeliste"/>
        <w:numPr>
          <w:ilvl w:val="0"/>
          <w:numId w:val="2"/>
        </w:numPr>
        <w:rPr>
          <w:lang w:eastAsia="fr-CH"/>
        </w:rPr>
      </w:pPr>
      <w:r w:rsidRPr="007F7FEB">
        <w:rPr>
          <w:lang w:eastAsia="fr-CH"/>
        </w:rPr>
        <w:t>Protéger le réseau informatique interne ;</w:t>
      </w:r>
    </w:p>
    <w:p w14:paraId="03C56B9A" w14:textId="2F347314" w:rsidR="00334272" w:rsidRPr="007F7FEB" w:rsidRDefault="00334272" w:rsidP="00A00A7A">
      <w:pPr>
        <w:pStyle w:val="Paragraphedeliste"/>
        <w:numPr>
          <w:ilvl w:val="1"/>
          <w:numId w:val="2"/>
        </w:numPr>
        <w:rPr>
          <w:lang w:eastAsia="fr-CH"/>
        </w:rPr>
      </w:pPr>
      <w:r w:rsidRPr="007F7FEB">
        <w:rPr>
          <w:lang w:eastAsia="fr-CH"/>
        </w:rPr>
        <w:t xml:space="preserve">Les actifs réseaux seront </w:t>
      </w:r>
      <w:r w:rsidR="00666F09" w:rsidRPr="007F7FEB">
        <w:rPr>
          <w:lang w:eastAsia="fr-CH"/>
        </w:rPr>
        <w:t>sécurisés</w:t>
      </w:r>
      <w:r w:rsidRPr="007F7FEB">
        <w:rPr>
          <w:lang w:eastAsia="fr-CH"/>
        </w:rPr>
        <w:t xml:space="preserve"> par mot de passe administrateur (détenu uniquement par les administrateurs et par le directeur de l’entreprise). </w:t>
      </w:r>
    </w:p>
    <w:p w14:paraId="36DC0AFD" w14:textId="0300DAAB" w:rsidR="004579F1" w:rsidRPr="007F7FEB" w:rsidRDefault="004579F1" w:rsidP="00A00A7A">
      <w:pPr>
        <w:pStyle w:val="Paragraphedeliste"/>
        <w:numPr>
          <w:ilvl w:val="0"/>
          <w:numId w:val="2"/>
        </w:numPr>
        <w:rPr>
          <w:lang w:eastAsia="fr-CH"/>
        </w:rPr>
      </w:pPr>
      <w:r w:rsidRPr="007F7FEB">
        <w:rPr>
          <w:lang w:eastAsia="fr-CH"/>
        </w:rPr>
        <w:t>Sécuriser les serveurs ;</w:t>
      </w:r>
    </w:p>
    <w:p w14:paraId="59F4B1F1" w14:textId="2CF3BFF3" w:rsidR="00334272" w:rsidRDefault="00334272" w:rsidP="00A00A7A">
      <w:pPr>
        <w:pStyle w:val="Paragraphedeliste"/>
        <w:numPr>
          <w:ilvl w:val="1"/>
          <w:numId w:val="2"/>
        </w:numPr>
        <w:rPr>
          <w:lang w:eastAsia="fr-CH"/>
        </w:rPr>
      </w:pPr>
      <w:r w:rsidRPr="007F7FEB">
        <w:rPr>
          <w:lang w:eastAsia="fr-CH"/>
        </w:rPr>
        <w:t>Sécurisé par mot de passe administrateur (détenu uniquement par les administrateurs et par le directeur de l’entreprise).</w:t>
      </w:r>
    </w:p>
    <w:p w14:paraId="1E17968F" w14:textId="282EF635" w:rsidR="00694E22" w:rsidRPr="007F7FEB" w:rsidRDefault="00694E22" w:rsidP="00A00A7A">
      <w:pPr>
        <w:pStyle w:val="Paragraphedeliste"/>
        <w:numPr>
          <w:ilvl w:val="1"/>
          <w:numId w:val="2"/>
        </w:numPr>
        <w:rPr>
          <w:lang w:eastAsia="fr-CH"/>
        </w:rPr>
      </w:pPr>
      <w:r>
        <w:rPr>
          <w:lang w:eastAsia="fr-CH"/>
        </w:rPr>
        <w:t>Antivirus à jour ;</w:t>
      </w:r>
    </w:p>
    <w:p w14:paraId="00259A46" w14:textId="42AEB0E1" w:rsidR="004579F1" w:rsidRPr="007F7FEB" w:rsidRDefault="004579F1" w:rsidP="00A00A7A">
      <w:pPr>
        <w:pStyle w:val="Paragraphedeliste"/>
        <w:numPr>
          <w:ilvl w:val="0"/>
          <w:numId w:val="2"/>
        </w:numPr>
        <w:rPr>
          <w:lang w:eastAsia="fr-CH"/>
        </w:rPr>
      </w:pPr>
      <w:r w:rsidRPr="007F7FEB">
        <w:rPr>
          <w:lang w:eastAsia="fr-CH"/>
        </w:rPr>
        <w:t>Sauvegarder et prévoir la continuité d’activité ;</w:t>
      </w:r>
    </w:p>
    <w:p w14:paraId="42C48CF7" w14:textId="3C0C02D1" w:rsidR="00334272" w:rsidRPr="007F7FEB" w:rsidRDefault="00334272" w:rsidP="00A00A7A">
      <w:pPr>
        <w:pStyle w:val="Paragraphedeliste"/>
        <w:numPr>
          <w:ilvl w:val="1"/>
          <w:numId w:val="2"/>
        </w:numPr>
        <w:rPr>
          <w:lang w:eastAsia="fr-CH"/>
        </w:rPr>
      </w:pPr>
      <w:r w:rsidRPr="007F7FEB">
        <w:rPr>
          <w:lang w:eastAsia="fr-CH"/>
        </w:rPr>
        <w:t>Plan de sauvegarde et de reprise d’activité.</w:t>
      </w:r>
    </w:p>
    <w:p w14:paraId="3D9C1BB6" w14:textId="10A394E4" w:rsidR="004579F1" w:rsidRPr="007F7FEB" w:rsidRDefault="004579F1" w:rsidP="00A00A7A">
      <w:pPr>
        <w:pStyle w:val="Paragraphedeliste"/>
        <w:numPr>
          <w:ilvl w:val="0"/>
          <w:numId w:val="2"/>
        </w:numPr>
        <w:rPr>
          <w:lang w:eastAsia="fr-CH"/>
        </w:rPr>
      </w:pPr>
      <w:r w:rsidRPr="007F7FEB">
        <w:rPr>
          <w:lang w:eastAsia="fr-CH"/>
        </w:rPr>
        <w:t>Archiver de manière sécurisée ;</w:t>
      </w:r>
    </w:p>
    <w:p w14:paraId="6E93B0EA" w14:textId="7C931B62" w:rsidR="00334272" w:rsidRPr="007F7FEB" w:rsidRDefault="00334272" w:rsidP="00A00A7A">
      <w:pPr>
        <w:pStyle w:val="Paragraphedeliste"/>
        <w:numPr>
          <w:ilvl w:val="1"/>
          <w:numId w:val="2"/>
        </w:numPr>
        <w:rPr>
          <w:lang w:eastAsia="fr-CH"/>
        </w:rPr>
      </w:pPr>
      <w:r w:rsidRPr="007F7FEB">
        <w:rPr>
          <w:lang w:eastAsia="fr-CH"/>
        </w:rPr>
        <w:t>Sauvegarde interne et externe.</w:t>
      </w:r>
    </w:p>
    <w:p w14:paraId="28DFFC5F" w14:textId="4B3703C8" w:rsidR="004579F1" w:rsidRPr="007F7FEB" w:rsidRDefault="004579F1" w:rsidP="00A00A7A">
      <w:pPr>
        <w:pStyle w:val="Paragraphedeliste"/>
        <w:numPr>
          <w:ilvl w:val="0"/>
          <w:numId w:val="2"/>
        </w:numPr>
        <w:rPr>
          <w:lang w:eastAsia="fr-CH"/>
        </w:rPr>
      </w:pPr>
      <w:r w:rsidRPr="007F7FEB">
        <w:rPr>
          <w:lang w:eastAsia="fr-CH"/>
        </w:rPr>
        <w:t>Encadrer la maintenance et la destruction des données ;</w:t>
      </w:r>
    </w:p>
    <w:p w14:paraId="33E195EA" w14:textId="5C2EEC65" w:rsidR="004579F1" w:rsidRPr="007F7FEB" w:rsidRDefault="00334272" w:rsidP="00A00A7A">
      <w:pPr>
        <w:pStyle w:val="Paragraphedeliste"/>
        <w:numPr>
          <w:ilvl w:val="1"/>
          <w:numId w:val="2"/>
        </w:numPr>
        <w:rPr>
          <w:lang w:eastAsia="fr-CH"/>
        </w:rPr>
      </w:pPr>
      <w:r w:rsidRPr="007F7FEB">
        <w:rPr>
          <w:lang w:eastAsia="fr-CH"/>
        </w:rPr>
        <w:t>Les données devront être détruit</w:t>
      </w:r>
      <w:r w:rsidR="00C72575" w:rsidRPr="007F7FEB">
        <w:rPr>
          <w:lang w:eastAsia="fr-CH"/>
        </w:rPr>
        <w:t>e</w:t>
      </w:r>
      <w:r w:rsidRPr="007F7FEB">
        <w:rPr>
          <w:lang w:eastAsia="fr-CH"/>
        </w:rPr>
        <w:t xml:space="preserve">s </w:t>
      </w:r>
      <w:r w:rsidR="00C72575" w:rsidRPr="007F7FEB">
        <w:rPr>
          <w:lang w:eastAsia="fr-CH"/>
        </w:rPr>
        <w:t>s’elles ne sont plus utilisées depuis leur</w:t>
      </w:r>
      <w:r w:rsidR="00A44B55" w:rsidRPr="007F7FEB">
        <w:rPr>
          <w:lang w:eastAsia="fr-CH"/>
        </w:rPr>
        <w:t>s</w:t>
      </w:r>
      <w:r w:rsidR="00C72575" w:rsidRPr="007F7FEB">
        <w:rPr>
          <w:lang w:eastAsia="fr-CH"/>
        </w:rPr>
        <w:t xml:space="preserve"> but</w:t>
      </w:r>
      <w:r w:rsidR="00A44B55" w:rsidRPr="007F7FEB">
        <w:rPr>
          <w:lang w:eastAsia="fr-CH"/>
        </w:rPr>
        <w:t>s</w:t>
      </w:r>
      <w:r w:rsidR="00C72575" w:rsidRPr="007F7FEB">
        <w:rPr>
          <w:lang w:eastAsia="fr-CH"/>
        </w:rPr>
        <w:t xml:space="preserve"> atteint</w:t>
      </w:r>
      <w:r w:rsidR="00A44B55" w:rsidRPr="007F7FEB">
        <w:rPr>
          <w:lang w:eastAsia="fr-CH"/>
        </w:rPr>
        <w:t>s</w:t>
      </w:r>
      <w:r w:rsidR="00C72575" w:rsidRPr="007F7FEB">
        <w:rPr>
          <w:lang w:eastAsia="fr-CH"/>
        </w:rPr>
        <w:t>.</w:t>
      </w:r>
    </w:p>
    <w:p w14:paraId="7040FDD5" w14:textId="1AA9983E" w:rsidR="004579F1" w:rsidRPr="007F7FEB" w:rsidRDefault="004579F1" w:rsidP="00A00A7A">
      <w:pPr>
        <w:pStyle w:val="Paragraphedeliste"/>
        <w:numPr>
          <w:ilvl w:val="0"/>
          <w:numId w:val="2"/>
        </w:numPr>
        <w:rPr>
          <w:lang w:eastAsia="fr-CH"/>
        </w:rPr>
      </w:pPr>
      <w:r w:rsidRPr="007F7FEB">
        <w:rPr>
          <w:lang w:eastAsia="fr-CH"/>
        </w:rPr>
        <w:t>Protéger les locaux ;</w:t>
      </w:r>
    </w:p>
    <w:p w14:paraId="26FFC939" w14:textId="77777777" w:rsidR="00C72575" w:rsidRPr="007F7FEB" w:rsidRDefault="00C72575" w:rsidP="00A00A7A">
      <w:pPr>
        <w:pStyle w:val="Paragraphedeliste"/>
        <w:numPr>
          <w:ilvl w:val="1"/>
          <w:numId w:val="2"/>
        </w:numPr>
        <w:rPr>
          <w:lang w:eastAsia="fr-CH"/>
        </w:rPr>
      </w:pPr>
      <w:r w:rsidRPr="007F7FEB">
        <w:rPr>
          <w:lang w:eastAsia="fr-CH"/>
        </w:rPr>
        <w:t>Les locaux informatiques devront être sécurisé par :</w:t>
      </w:r>
    </w:p>
    <w:p w14:paraId="774250AC" w14:textId="306C81A5" w:rsidR="00C72575" w:rsidRPr="007F7FEB" w:rsidRDefault="00C72575" w:rsidP="00A00A7A">
      <w:pPr>
        <w:pStyle w:val="Paragraphedeliste"/>
        <w:numPr>
          <w:ilvl w:val="1"/>
          <w:numId w:val="2"/>
        </w:numPr>
        <w:rPr>
          <w:lang w:eastAsia="fr-CH"/>
        </w:rPr>
      </w:pPr>
      <w:r w:rsidRPr="007F7FEB">
        <w:rPr>
          <w:lang w:eastAsia="fr-CH"/>
        </w:rPr>
        <w:t>Portes sécurisé</w:t>
      </w:r>
    </w:p>
    <w:p w14:paraId="26ADD594" w14:textId="0E12D96B" w:rsidR="004579F1" w:rsidRPr="007F7FEB" w:rsidRDefault="00C72575" w:rsidP="00A00A7A">
      <w:pPr>
        <w:pStyle w:val="Paragraphedeliste"/>
        <w:numPr>
          <w:ilvl w:val="1"/>
          <w:numId w:val="2"/>
        </w:numPr>
        <w:rPr>
          <w:lang w:eastAsia="fr-CH"/>
        </w:rPr>
      </w:pPr>
      <w:r w:rsidRPr="007F7FEB">
        <w:rPr>
          <w:lang w:eastAsia="fr-CH"/>
        </w:rPr>
        <w:t>Equipement anti-incendie</w:t>
      </w:r>
    </w:p>
    <w:p w14:paraId="01177AAE" w14:textId="4CE83068" w:rsidR="00F91D4F" w:rsidRPr="007F7FEB" w:rsidRDefault="00F91D4F" w:rsidP="00EE5081">
      <w:pPr>
        <w:pStyle w:val="Titre2"/>
        <w:rPr>
          <w:lang w:eastAsia="fr-CH"/>
        </w:rPr>
      </w:pPr>
      <w:bookmarkStart w:id="126" w:name="_Toc532721157"/>
      <w:r w:rsidRPr="007F7FEB">
        <w:rPr>
          <w:lang w:eastAsia="fr-CH"/>
        </w:rPr>
        <w:t>Infra</w:t>
      </w:r>
      <w:r w:rsidR="0048747D" w:rsidRPr="007F7FEB">
        <w:rPr>
          <w:lang w:eastAsia="fr-CH"/>
        </w:rPr>
        <w:t>structure</w:t>
      </w:r>
      <w:r w:rsidRPr="007F7FEB">
        <w:rPr>
          <w:lang w:eastAsia="fr-CH"/>
        </w:rPr>
        <w:t xml:space="preserve"> Informatique</w:t>
      </w:r>
      <w:bookmarkEnd w:id="126"/>
    </w:p>
    <w:p w14:paraId="1A0705D3" w14:textId="130605A0" w:rsidR="00F91D4F" w:rsidRPr="007F7FEB" w:rsidRDefault="00934C11" w:rsidP="00E27FD3">
      <w:pPr>
        <w:spacing w:line="240" w:lineRule="auto"/>
        <w:rPr>
          <w:lang w:eastAsia="fr-CH"/>
        </w:rPr>
      </w:pPr>
      <w:r w:rsidRPr="007F7FEB">
        <w:rPr>
          <w:lang w:eastAsia="fr-CH"/>
        </w:rPr>
        <w:t xml:space="preserve">Afin de garantir la totale </w:t>
      </w:r>
      <w:r w:rsidRPr="007F7FEB">
        <w:rPr>
          <w:b/>
          <w:lang w:eastAsia="fr-CH"/>
        </w:rPr>
        <w:t>disponibilité des données</w:t>
      </w:r>
      <w:r w:rsidRPr="007F7FEB">
        <w:rPr>
          <w:lang w:eastAsia="fr-CH"/>
        </w:rPr>
        <w:t xml:space="preserve"> et ressources un système</w:t>
      </w:r>
      <w:r w:rsidR="00F91D4F" w:rsidRPr="007F7FEB">
        <w:rPr>
          <w:lang w:eastAsia="fr-CH"/>
        </w:rPr>
        <w:t xml:space="preserve"> de </w:t>
      </w:r>
      <w:r w:rsidR="006E74B9" w:rsidRPr="007F7FEB">
        <w:rPr>
          <w:b/>
          <w:lang w:eastAsia="fr-CH"/>
        </w:rPr>
        <w:t>redondance</w:t>
      </w:r>
      <w:r w:rsidR="006E48C2" w:rsidRPr="007F7FEB">
        <w:rPr>
          <w:lang w:eastAsia="fr-CH"/>
        </w:rPr>
        <w:t xml:space="preserve"> cluster</w:t>
      </w:r>
      <w:r w:rsidR="00F91D4F" w:rsidRPr="007F7FEB">
        <w:rPr>
          <w:lang w:eastAsia="fr-CH"/>
        </w:rPr>
        <w:t xml:space="preserve"> </w:t>
      </w:r>
      <w:r w:rsidR="00694E22">
        <w:rPr>
          <w:lang w:eastAsia="fr-CH"/>
        </w:rPr>
        <w:t>H</w:t>
      </w:r>
      <w:r w:rsidR="006E74B9" w:rsidRPr="007F7FEB">
        <w:rPr>
          <w:lang w:eastAsia="fr-CH"/>
        </w:rPr>
        <w:t>yperV</w:t>
      </w:r>
      <w:r w:rsidR="00F91D4F" w:rsidRPr="007F7FEB">
        <w:rPr>
          <w:lang w:eastAsia="fr-CH"/>
        </w:rPr>
        <w:t xml:space="preserve"> avec deux </w:t>
      </w:r>
      <w:r w:rsidR="006E48C2" w:rsidRPr="007F7FEB">
        <w:rPr>
          <w:lang w:eastAsia="fr-CH"/>
        </w:rPr>
        <w:t>nœud</w:t>
      </w:r>
      <w:r w:rsidR="00F91D4F" w:rsidRPr="007F7FEB">
        <w:rPr>
          <w:lang w:eastAsia="fr-CH"/>
        </w:rPr>
        <w:t xml:space="preserve"> physique HP et une baie de disque HP pour le stockage</w:t>
      </w:r>
      <w:r w:rsidR="006E74B9" w:rsidRPr="007F7FEB">
        <w:rPr>
          <w:lang w:eastAsia="fr-CH"/>
        </w:rPr>
        <w:t xml:space="preserve"> (</w:t>
      </w:r>
      <w:r w:rsidR="006E74B9" w:rsidRPr="007F7FEB">
        <w:rPr>
          <w:b/>
          <w:lang w:eastAsia="fr-CH"/>
        </w:rPr>
        <w:t>SAN</w:t>
      </w:r>
      <w:r w:rsidR="006E74B9" w:rsidRPr="007F7FEB">
        <w:rPr>
          <w:lang w:eastAsia="fr-CH"/>
        </w:rPr>
        <w:t>)</w:t>
      </w:r>
      <w:r w:rsidRPr="007F7FEB">
        <w:rPr>
          <w:lang w:eastAsia="fr-CH"/>
        </w:rPr>
        <w:t xml:space="preserve"> seront mis en place avec :</w:t>
      </w:r>
    </w:p>
    <w:p w14:paraId="6088D581" w14:textId="051EE873" w:rsidR="006E74B9" w:rsidRPr="007F7FEB" w:rsidRDefault="006E74B9" w:rsidP="00E27FD3">
      <w:pPr>
        <w:pStyle w:val="Sansinterligne"/>
        <w:numPr>
          <w:ilvl w:val="0"/>
          <w:numId w:val="20"/>
        </w:numPr>
        <w:rPr>
          <w:lang w:eastAsia="fr-CH"/>
        </w:rPr>
      </w:pPr>
      <w:r w:rsidRPr="007F7FEB">
        <w:rPr>
          <w:lang w:eastAsia="fr-CH"/>
        </w:rPr>
        <w:t xml:space="preserve">2 Serveurs HP </w:t>
      </w:r>
      <w:r w:rsidR="00D10F47" w:rsidRPr="007F7FEB">
        <w:rPr>
          <w:lang w:eastAsia="fr-CH"/>
        </w:rPr>
        <w:t>ProLiant</w:t>
      </w:r>
      <w:r w:rsidRPr="007F7FEB">
        <w:rPr>
          <w:lang w:eastAsia="fr-CH"/>
        </w:rPr>
        <w:t xml:space="preserve"> 380 G10</w:t>
      </w:r>
    </w:p>
    <w:p w14:paraId="275A0F43" w14:textId="42F016F3" w:rsidR="006E74B9" w:rsidRPr="007F7FEB" w:rsidRDefault="006E74B9" w:rsidP="006E74B9">
      <w:pPr>
        <w:pStyle w:val="Sansinterligne"/>
        <w:numPr>
          <w:ilvl w:val="0"/>
          <w:numId w:val="20"/>
        </w:numPr>
        <w:rPr>
          <w:lang w:eastAsia="fr-CH"/>
        </w:rPr>
      </w:pPr>
      <w:r w:rsidRPr="007F7FEB">
        <w:rPr>
          <w:lang w:eastAsia="fr-CH"/>
        </w:rPr>
        <w:t>Baie de disque HP 2040 max 24 disques.</w:t>
      </w:r>
    </w:p>
    <w:p w14:paraId="4D6071CB" w14:textId="6D599992" w:rsidR="006E74B9" w:rsidRPr="007F7FEB" w:rsidRDefault="00934C11" w:rsidP="006E74B9">
      <w:pPr>
        <w:pStyle w:val="Sansinterligne"/>
        <w:numPr>
          <w:ilvl w:val="1"/>
          <w:numId w:val="20"/>
        </w:numPr>
        <w:rPr>
          <w:lang w:eastAsia="fr-CH"/>
        </w:rPr>
      </w:pPr>
      <w:r w:rsidRPr="007F7FEB">
        <w:rPr>
          <w:lang w:eastAsia="fr-CH"/>
        </w:rPr>
        <w:t>8</w:t>
      </w:r>
      <w:r w:rsidR="00D10F47" w:rsidRPr="007F7FEB">
        <w:rPr>
          <w:lang w:eastAsia="fr-CH"/>
        </w:rPr>
        <w:t xml:space="preserve"> disques 600Go 10k en </w:t>
      </w:r>
      <w:r w:rsidR="00D10F47" w:rsidRPr="007F7FEB">
        <w:rPr>
          <w:b/>
          <w:lang w:eastAsia="fr-CH"/>
        </w:rPr>
        <w:t>Raid 1</w:t>
      </w:r>
    </w:p>
    <w:p w14:paraId="2CA5608F" w14:textId="02538220" w:rsidR="00D10F47" w:rsidRPr="007F7FEB" w:rsidRDefault="00934C11" w:rsidP="00D10F47">
      <w:pPr>
        <w:pStyle w:val="Sansinterligne"/>
        <w:numPr>
          <w:ilvl w:val="2"/>
          <w:numId w:val="20"/>
        </w:numPr>
        <w:rPr>
          <w:lang w:eastAsia="fr-CH"/>
        </w:rPr>
      </w:pPr>
      <w:r w:rsidRPr="007F7FEB">
        <w:rPr>
          <w:lang w:eastAsia="fr-CH"/>
        </w:rPr>
        <w:t>4</w:t>
      </w:r>
      <w:r w:rsidR="00D10F47" w:rsidRPr="007F7FEB">
        <w:rPr>
          <w:lang w:eastAsia="fr-CH"/>
        </w:rPr>
        <w:t xml:space="preserve"> VHD de 600Go :</w:t>
      </w:r>
    </w:p>
    <w:p w14:paraId="0A989E14" w14:textId="45EFAD22" w:rsidR="00D10F47" w:rsidRPr="007F7FEB" w:rsidRDefault="00D10F47" w:rsidP="00D10F47">
      <w:pPr>
        <w:pStyle w:val="Sansinterligne"/>
        <w:numPr>
          <w:ilvl w:val="3"/>
          <w:numId w:val="20"/>
        </w:numPr>
        <w:rPr>
          <w:lang w:eastAsia="fr-CH"/>
        </w:rPr>
      </w:pPr>
      <w:r w:rsidRPr="007F7FEB">
        <w:rPr>
          <w:lang w:eastAsia="fr-CH"/>
        </w:rPr>
        <w:t>VHD1 : LUN01, Stockage des données SQL, mappage du disque S :.</w:t>
      </w:r>
    </w:p>
    <w:p w14:paraId="56E0E30F" w14:textId="2E762B60" w:rsidR="00D10F47" w:rsidRPr="007F7FEB" w:rsidRDefault="00D10F47" w:rsidP="00D10F47">
      <w:pPr>
        <w:pStyle w:val="Sansinterligne"/>
        <w:numPr>
          <w:ilvl w:val="3"/>
          <w:numId w:val="20"/>
        </w:numPr>
        <w:rPr>
          <w:lang w:eastAsia="fr-CH"/>
        </w:rPr>
      </w:pPr>
      <w:r w:rsidRPr="007F7FEB">
        <w:rPr>
          <w:lang w:eastAsia="fr-CH"/>
        </w:rPr>
        <w:lastRenderedPageBreak/>
        <w:t>VDH2 : LUN02, Stockage des données du serveur de messagerie, mappage du disque M :.</w:t>
      </w:r>
    </w:p>
    <w:p w14:paraId="3581B919" w14:textId="6C1782A4" w:rsidR="00D10F47" w:rsidRPr="007F7FEB" w:rsidRDefault="00D10F47" w:rsidP="00D10F47">
      <w:pPr>
        <w:pStyle w:val="Sansinterligne"/>
        <w:numPr>
          <w:ilvl w:val="3"/>
          <w:numId w:val="20"/>
        </w:numPr>
        <w:rPr>
          <w:lang w:eastAsia="fr-CH"/>
        </w:rPr>
      </w:pPr>
      <w:r w:rsidRPr="007F7FEB">
        <w:rPr>
          <w:lang w:eastAsia="fr-CH"/>
        </w:rPr>
        <w:t>VHD3 : LUN03, Stockage de données des Machines virtuels, mappage du disque D :</w:t>
      </w:r>
    </w:p>
    <w:p w14:paraId="7A85C384" w14:textId="692C7370" w:rsidR="00D10F47" w:rsidRPr="007F7FEB" w:rsidRDefault="00D10F47" w:rsidP="00D10F47">
      <w:pPr>
        <w:pStyle w:val="Sansinterligne"/>
        <w:ind w:left="3540"/>
        <w:rPr>
          <w:lang w:eastAsia="fr-CH"/>
        </w:rPr>
      </w:pPr>
      <w:r w:rsidRPr="007F7FEB">
        <w:rPr>
          <w:lang w:eastAsia="fr-CH"/>
        </w:rPr>
        <w:t xml:space="preserve">   LUN04, Stockage des données du serveur WEB, mappage du disque W :.</w:t>
      </w:r>
    </w:p>
    <w:p w14:paraId="028AF33E" w14:textId="7229239B" w:rsidR="00D10F47" w:rsidRPr="007F7FEB" w:rsidRDefault="00D10F47" w:rsidP="00D10F47">
      <w:pPr>
        <w:pStyle w:val="Sansinterligne"/>
        <w:numPr>
          <w:ilvl w:val="3"/>
          <w:numId w:val="20"/>
        </w:numPr>
        <w:rPr>
          <w:lang w:eastAsia="fr-CH"/>
        </w:rPr>
      </w:pPr>
      <w:r w:rsidRPr="007F7FEB">
        <w:rPr>
          <w:lang w:eastAsia="fr-CH"/>
        </w:rPr>
        <w:t>VHD4 : LUN05, Stockage des fichiers partagés, mappage du disque F :.</w:t>
      </w:r>
    </w:p>
    <w:p w14:paraId="326C3B28" w14:textId="428C84C8" w:rsidR="00F91D4F" w:rsidRPr="007F7FEB" w:rsidRDefault="006E74B9" w:rsidP="006E74B9">
      <w:pPr>
        <w:pStyle w:val="Sansinterligne"/>
        <w:numPr>
          <w:ilvl w:val="0"/>
          <w:numId w:val="20"/>
        </w:numPr>
        <w:rPr>
          <w:lang w:eastAsia="fr-CH"/>
        </w:rPr>
      </w:pPr>
      <w:r w:rsidRPr="007F7FEB">
        <w:t xml:space="preserve">4 </w:t>
      </w:r>
      <w:r w:rsidR="006E48C2" w:rsidRPr="007F7FEB">
        <w:t>c</w:t>
      </w:r>
      <w:r w:rsidR="00F91D4F" w:rsidRPr="007F7FEB">
        <w:t>onnexion</w:t>
      </w:r>
      <w:r w:rsidRPr="007F7FEB">
        <w:t>s</w:t>
      </w:r>
      <w:r w:rsidR="00F91D4F" w:rsidRPr="007F7FEB">
        <w:t xml:space="preserve"> </w:t>
      </w:r>
      <w:r w:rsidR="00F91D4F" w:rsidRPr="007F7FEB">
        <w:rPr>
          <w:b/>
        </w:rPr>
        <w:t>iSCSI</w:t>
      </w:r>
      <w:r w:rsidR="006E48C2" w:rsidRPr="007F7FEB">
        <w:t xml:space="preserve"> par</w:t>
      </w:r>
      <w:r w:rsidR="00F91D4F" w:rsidRPr="007F7FEB">
        <w:t xml:space="preserve"> câble SFP 10Gb directement sur </w:t>
      </w:r>
      <w:r w:rsidR="006E48C2" w:rsidRPr="007F7FEB">
        <w:t>les deux contrôleurs de la baie.</w:t>
      </w:r>
    </w:p>
    <w:p w14:paraId="6A6EFC95" w14:textId="6C1C06D6" w:rsidR="007C724C" w:rsidRPr="007F7FEB" w:rsidRDefault="007C724C" w:rsidP="006E74B9">
      <w:pPr>
        <w:pStyle w:val="Sansinterligne"/>
        <w:numPr>
          <w:ilvl w:val="0"/>
          <w:numId w:val="20"/>
        </w:numPr>
        <w:rPr>
          <w:lang w:eastAsia="fr-CH"/>
        </w:rPr>
      </w:pPr>
      <w:r w:rsidRPr="007F7FEB">
        <w:rPr>
          <w:b/>
        </w:rPr>
        <w:t>UPS</w:t>
      </w:r>
      <w:r w:rsidRPr="007F7FEB">
        <w:t xml:space="preserve"> – </w:t>
      </w:r>
      <w:r w:rsidRPr="007F7FEB">
        <w:rPr>
          <w:b/>
        </w:rPr>
        <w:t>On-line</w:t>
      </w:r>
      <w:r w:rsidRPr="007F7FEB">
        <w:t xml:space="preserve"> IBM U5 </w:t>
      </w:r>
      <w:r w:rsidRPr="007F7FEB">
        <w:rPr>
          <w:b/>
        </w:rPr>
        <w:t>11000VA</w:t>
      </w:r>
    </w:p>
    <w:p w14:paraId="063EFC45" w14:textId="218E7205" w:rsidR="007C724C" w:rsidRPr="007F7FEB" w:rsidRDefault="007C724C" w:rsidP="007C724C">
      <w:pPr>
        <w:pStyle w:val="Sansinterligne"/>
        <w:numPr>
          <w:ilvl w:val="1"/>
          <w:numId w:val="20"/>
        </w:numPr>
        <w:rPr>
          <w:lang w:eastAsia="fr-CH"/>
        </w:rPr>
      </w:pPr>
      <w:r w:rsidRPr="007F7FEB">
        <w:t>Serveurs HP : 4x1600</w:t>
      </w:r>
    </w:p>
    <w:p w14:paraId="408ACE57" w14:textId="25010EF2" w:rsidR="007C724C" w:rsidRPr="007F7FEB" w:rsidRDefault="007C724C" w:rsidP="007C724C">
      <w:pPr>
        <w:pStyle w:val="Sansinterligne"/>
        <w:numPr>
          <w:ilvl w:val="1"/>
          <w:numId w:val="20"/>
        </w:numPr>
        <w:rPr>
          <w:lang w:eastAsia="fr-CH"/>
        </w:rPr>
      </w:pPr>
      <w:r w:rsidRPr="007F7FEB">
        <w:t>SAN HP MSA 2040 : 2x430</w:t>
      </w:r>
    </w:p>
    <w:p w14:paraId="24F3ADDF" w14:textId="5D8D863E" w:rsidR="00F91D4F" w:rsidRPr="007F7FEB" w:rsidRDefault="000B0EC1" w:rsidP="00A00A7A">
      <w:pPr>
        <w:rPr>
          <w:lang w:eastAsia="fr-CH"/>
        </w:rPr>
      </w:pPr>
      <w:r w:rsidRPr="00C6493E">
        <w:rPr>
          <w:noProof/>
          <w:lang w:eastAsia="fr-CH"/>
        </w:rPr>
        <w:drawing>
          <wp:anchor distT="0" distB="0" distL="114300" distR="114300" simplePos="0" relativeHeight="251692032" behindDoc="0" locked="0" layoutInCell="1" allowOverlap="1" wp14:anchorId="43109145" wp14:editId="77595FDF">
            <wp:simplePos x="0" y="0"/>
            <wp:positionH relativeFrom="margin">
              <wp:posOffset>1089025</wp:posOffset>
            </wp:positionH>
            <wp:positionV relativeFrom="margin">
              <wp:posOffset>2385695</wp:posOffset>
            </wp:positionV>
            <wp:extent cx="4248150" cy="501078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248150" cy="5010785"/>
                    </a:xfrm>
                    <a:prstGeom prst="rect">
                      <a:avLst/>
                    </a:prstGeom>
                  </pic:spPr>
                </pic:pic>
              </a:graphicData>
            </a:graphic>
            <wp14:sizeRelH relativeFrom="margin">
              <wp14:pctWidth>0</wp14:pctWidth>
            </wp14:sizeRelH>
            <wp14:sizeRelV relativeFrom="margin">
              <wp14:pctHeight>0</wp14:pctHeight>
            </wp14:sizeRelV>
          </wp:anchor>
        </w:drawing>
      </w:r>
    </w:p>
    <w:p w14:paraId="0E2E4FF4" w14:textId="4709C9BF" w:rsidR="00F91D4F" w:rsidRPr="007F7FEB" w:rsidRDefault="00F91D4F" w:rsidP="00A00A7A">
      <w:pPr>
        <w:rPr>
          <w:lang w:eastAsia="fr-CH"/>
        </w:rPr>
      </w:pPr>
    </w:p>
    <w:p w14:paraId="5386C717" w14:textId="2BCEF336" w:rsidR="007F7C7C" w:rsidRDefault="007F7C7C" w:rsidP="00A00A7A">
      <w:pPr>
        <w:rPr>
          <w:lang w:eastAsia="fr-CH"/>
        </w:rPr>
      </w:pPr>
    </w:p>
    <w:p w14:paraId="65C6337A" w14:textId="11486B75" w:rsidR="007F7C7C" w:rsidRDefault="007F7C7C" w:rsidP="00A00A7A">
      <w:pPr>
        <w:rPr>
          <w:lang w:eastAsia="fr-CH"/>
        </w:rPr>
      </w:pPr>
    </w:p>
    <w:p w14:paraId="628A5BDA" w14:textId="37DA19A6" w:rsidR="00694E22" w:rsidRDefault="00694E22">
      <w:pPr>
        <w:jc w:val="left"/>
        <w:rPr>
          <w:lang w:eastAsia="fr-CH"/>
        </w:rPr>
      </w:pPr>
      <w:r>
        <w:rPr>
          <w:lang w:eastAsia="fr-CH"/>
        </w:rPr>
        <w:br w:type="page"/>
      </w:r>
      <w:bookmarkStart w:id="127" w:name="_GoBack"/>
      <w:bookmarkEnd w:id="127"/>
    </w:p>
    <w:p w14:paraId="4516D91C" w14:textId="77777777" w:rsidR="00F91D4F" w:rsidRPr="007F7FEB" w:rsidRDefault="00F91D4F" w:rsidP="00A00A7A">
      <w:pPr>
        <w:rPr>
          <w:lang w:eastAsia="fr-CH"/>
        </w:rPr>
      </w:pPr>
    </w:p>
    <w:p w14:paraId="5FEA3E71" w14:textId="5020363B" w:rsidR="00296F45" w:rsidRDefault="007D3843" w:rsidP="00EE5081">
      <w:pPr>
        <w:pStyle w:val="Titre2"/>
        <w:rPr>
          <w:lang w:eastAsia="fr-CH"/>
        </w:rPr>
      </w:pPr>
      <w:bookmarkStart w:id="128" w:name="_Toc532721158"/>
      <w:r w:rsidRPr="007F7FEB">
        <w:rPr>
          <w:lang w:eastAsia="fr-CH"/>
        </w:rPr>
        <w:t>Backup</w:t>
      </w:r>
      <w:bookmarkEnd w:id="128"/>
    </w:p>
    <w:tbl>
      <w:tblPr>
        <w:tblpPr w:leftFromText="141" w:rightFromText="141" w:vertAnchor="text" w:horzAnchor="margin" w:tblpXSpec="right" w:tblpY="1427"/>
        <w:tblW w:w="2926" w:type="dxa"/>
        <w:tblCellMar>
          <w:left w:w="70" w:type="dxa"/>
          <w:right w:w="70" w:type="dxa"/>
        </w:tblCellMar>
        <w:tblLook w:val="04A0" w:firstRow="1" w:lastRow="0" w:firstColumn="1" w:lastColumn="0" w:noHBand="0" w:noVBand="1"/>
      </w:tblPr>
      <w:tblGrid>
        <w:gridCol w:w="1041"/>
        <w:gridCol w:w="753"/>
        <w:gridCol w:w="1132"/>
      </w:tblGrid>
      <w:tr w:rsidR="007257A7" w:rsidRPr="00150702" w14:paraId="256B9716" w14:textId="77777777" w:rsidTr="0056034A">
        <w:trPr>
          <w:trHeight w:val="295"/>
        </w:trPr>
        <w:tc>
          <w:tcPr>
            <w:tcW w:w="2926"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B3164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SQL</w:t>
            </w:r>
          </w:p>
        </w:tc>
      </w:tr>
      <w:tr w:rsidR="007257A7" w:rsidRPr="00150702" w14:paraId="6C1000DD" w14:textId="77777777" w:rsidTr="0056034A">
        <w:trPr>
          <w:trHeight w:val="281"/>
        </w:trPr>
        <w:tc>
          <w:tcPr>
            <w:tcW w:w="1041" w:type="dxa"/>
            <w:tcBorders>
              <w:top w:val="nil"/>
              <w:left w:val="single" w:sz="8" w:space="0" w:color="auto"/>
              <w:bottom w:val="nil"/>
              <w:right w:val="nil"/>
            </w:tcBorders>
            <w:shd w:val="clear" w:color="auto" w:fill="000000" w:themeFill="text1"/>
            <w:noWrap/>
            <w:vAlign w:val="bottom"/>
            <w:hideMark/>
          </w:tcPr>
          <w:p w14:paraId="2B8FFE49"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4E1B017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1132" w:type="dxa"/>
            <w:tcBorders>
              <w:top w:val="nil"/>
              <w:left w:val="nil"/>
              <w:bottom w:val="single" w:sz="4" w:space="0" w:color="auto"/>
              <w:right w:val="single" w:sz="8" w:space="0" w:color="auto"/>
            </w:tcBorders>
            <w:shd w:val="clear" w:color="auto" w:fill="000000" w:themeFill="text1"/>
            <w:noWrap/>
            <w:vAlign w:val="bottom"/>
            <w:hideMark/>
          </w:tcPr>
          <w:p w14:paraId="7D1364D3" w14:textId="77777777" w:rsidR="007257A7" w:rsidRPr="00D609AD" w:rsidRDefault="007257A7"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7257A7" w:rsidRPr="00150702" w14:paraId="614C0CF0"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3CFE1532"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Lundi</w:t>
            </w:r>
          </w:p>
        </w:tc>
        <w:tc>
          <w:tcPr>
            <w:tcW w:w="753" w:type="dxa"/>
            <w:tcBorders>
              <w:top w:val="nil"/>
              <w:left w:val="nil"/>
              <w:bottom w:val="nil"/>
              <w:right w:val="single" w:sz="4" w:space="0" w:color="FFFFFF" w:themeColor="background1"/>
            </w:tcBorders>
            <w:shd w:val="clear" w:color="auto" w:fill="auto"/>
            <w:noWrap/>
            <w:vAlign w:val="bottom"/>
            <w:hideMark/>
          </w:tcPr>
          <w:p w14:paraId="7A800331" w14:textId="77777777" w:rsidR="007257A7" w:rsidRPr="00D609AD" w:rsidRDefault="007257A7" w:rsidP="0056034A">
            <w:pPr>
              <w:spacing w:after="0" w:line="240" w:lineRule="auto"/>
              <w:jc w:val="center"/>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Serv</w:t>
            </w:r>
          </w:p>
        </w:tc>
        <w:tc>
          <w:tcPr>
            <w:tcW w:w="1132" w:type="dxa"/>
            <w:tcBorders>
              <w:top w:val="nil"/>
              <w:left w:val="single" w:sz="4" w:space="0" w:color="FFFFFF" w:themeColor="background1"/>
              <w:bottom w:val="nil"/>
              <w:right w:val="single" w:sz="8" w:space="0" w:color="auto"/>
            </w:tcBorders>
            <w:shd w:val="clear" w:color="auto" w:fill="auto"/>
            <w:noWrap/>
            <w:vAlign w:val="bottom"/>
            <w:hideMark/>
          </w:tcPr>
          <w:p w14:paraId="1C075B73" w14:textId="77777777" w:rsidR="007257A7" w:rsidRPr="00D609AD" w:rsidRDefault="007257A7" w:rsidP="0056034A">
            <w:pPr>
              <w:spacing w:after="0" w:line="240" w:lineRule="auto"/>
              <w:jc w:val="left"/>
              <w:rPr>
                <w:rFonts w:ascii="Calibri" w:eastAsia="Times New Roman" w:hAnsi="Calibri" w:cs="Calibri"/>
                <w:color w:val="000000" w:themeColor="text1"/>
                <w:shd w:val="clear" w:color="auto" w:fill="auto"/>
                <w:lang w:eastAsia="fr-CH"/>
              </w:rPr>
            </w:pPr>
            <w:r w:rsidRPr="00D609AD">
              <w:rPr>
                <w:rFonts w:ascii="Calibri" w:eastAsia="Times New Roman" w:hAnsi="Calibri" w:cs="Calibri"/>
                <w:color w:val="000000" w:themeColor="text1"/>
                <w:shd w:val="clear" w:color="auto" w:fill="auto"/>
                <w:lang w:eastAsia="fr-CH"/>
              </w:rPr>
              <w:t>6am/10pm</w:t>
            </w:r>
          </w:p>
        </w:tc>
      </w:tr>
      <w:tr w:rsidR="007257A7" w:rsidRPr="00150702" w14:paraId="366FED17"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3D993BF0"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3A9D3D7B"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3D4C629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2818538D"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7EE74CD7" w14:textId="5640ED9A"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0A7BCADF"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auto"/>
            <w:noWrap/>
            <w:vAlign w:val="bottom"/>
            <w:hideMark/>
          </w:tcPr>
          <w:p w14:paraId="4A227CB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43A5A368"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484A097C"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5B5ABBE7"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42E76F4D"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47259F2" w14:textId="77777777" w:rsidTr="0056034A">
        <w:trPr>
          <w:trHeight w:val="281"/>
        </w:trPr>
        <w:tc>
          <w:tcPr>
            <w:tcW w:w="1041" w:type="dxa"/>
            <w:tcBorders>
              <w:top w:val="nil"/>
              <w:left w:val="single" w:sz="8" w:space="0" w:color="auto"/>
              <w:bottom w:val="nil"/>
              <w:right w:val="single" w:sz="4" w:space="0" w:color="auto"/>
            </w:tcBorders>
            <w:shd w:val="clear" w:color="auto" w:fill="auto"/>
            <w:noWrap/>
            <w:vAlign w:val="bottom"/>
            <w:hideMark/>
          </w:tcPr>
          <w:p w14:paraId="447A9CBB"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2EDB8482"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auto"/>
            <w:noWrap/>
            <w:vAlign w:val="bottom"/>
            <w:hideMark/>
          </w:tcPr>
          <w:p w14:paraId="36772926"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63D5D69A" w14:textId="77777777" w:rsidTr="0056034A">
        <w:trPr>
          <w:trHeight w:val="281"/>
        </w:trPr>
        <w:tc>
          <w:tcPr>
            <w:tcW w:w="1041" w:type="dxa"/>
            <w:tcBorders>
              <w:top w:val="nil"/>
              <w:left w:val="single" w:sz="8" w:space="0" w:color="auto"/>
              <w:bottom w:val="nil"/>
              <w:right w:val="single" w:sz="4" w:space="0" w:color="auto"/>
            </w:tcBorders>
            <w:shd w:val="clear" w:color="auto" w:fill="D9D9D9" w:themeFill="background1" w:themeFillShade="D9"/>
            <w:noWrap/>
            <w:vAlign w:val="bottom"/>
            <w:hideMark/>
          </w:tcPr>
          <w:p w14:paraId="01F142C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1F9C7A8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nil"/>
              <w:right w:val="single" w:sz="8" w:space="0" w:color="auto"/>
            </w:tcBorders>
            <w:shd w:val="clear" w:color="auto" w:fill="D9D9D9" w:themeFill="background1" w:themeFillShade="D9"/>
            <w:noWrap/>
            <w:vAlign w:val="bottom"/>
            <w:hideMark/>
          </w:tcPr>
          <w:p w14:paraId="51166963"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r w:rsidR="007257A7" w:rsidRPr="00150702" w14:paraId="1A5A1DBC" w14:textId="77777777" w:rsidTr="0056034A">
        <w:trPr>
          <w:trHeight w:val="295"/>
        </w:trPr>
        <w:tc>
          <w:tcPr>
            <w:tcW w:w="1041" w:type="dxa"/>
            <w:tcBorders>
              <w:top w:val="nil"/>
              <w:left w:val="single" w:sz="8" w:space="0" w:color="auto"/>
              <w:bottom w:val="single" w:sz="8" w:space="0" w:color="auto"/>
              <w:right w:val="single" w:sz="4" w:space="0" w:color="auto"/>
            </w:tcBorders>
            <w:shd w:val="clear" w:color="auto" w:fill="auto"/>
            <w:noWrap/>
            <w:vAlign w:val="bottom"/>
            <w:hideMark/>
          </w:tcPr>
          <w:p w14:paraId="1D96B168" w14:textId="4EA6BEB5"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3920A5FE" w14:textId="77777777" w:rsidR="007257A7" w:rsidRPr="00150702" w:rsidRDefault="007257A7" w:rsidP="0056034A">
            <w:pPr>
              <w:spacing w:after="0" w:line="240" w:lineRule="auto"/>
              <w:jc w:val="center"/>
              <w:rPr>
                <w:rFonts w:ascii="Calibri" w:eastAsia="Times New Roman" w:hAnsi="Calibri" w:cs="Calibri"/>
                <w:color w:val="000000"/>
                <w:shd w:val="clear" w:color="auto" w:fill="auto"/>
                <w:lang w:eastAsia="fr-CH"/>
              </w:rPr>
            </w:pPr>
            <w:r w:rsidRPr="00150702">
              <w:rPr>
                <w:rFonts w:ascii="Calibri" w:eastAsia="Times New Roman" w:hAnsi="Calibri" w:cs="Calibri"/>
                <w:color w:val="000000"/>
                <w:shd w:val="clear" w:color="auto" w:fill="auto"/>
                <w:lang w:eastAsia="fr-CH"/>
              </w:rPr>
              <w:t>Serv</w:t>
            </w:r>
          </w:p>
        </w:tc>
        <w:tc>
          <w:tcPr>
            <w:tcW w:w="1132" w:type="dxa"/>
            <w:tcBorders>
              <w:top w:val="nil"/>
              <w:left w:val="nil"/>
              <w:bottom w:val="single" w:sz="8" w:space="0" w:color="auto"/>
              <w:right w:val="single" w:sz="8" w:space="0" w:color="auto"/>
            </w:tcBorders>
            <w:shd w:val="clear" w:color="auto" w:fill="auto"/>
            <w:noWrap/>
            <w:vAlign w:val="bottom"/>
            <w:hideMark/>
          </w:tcPr>
          <w:p w14:paraId="348CD87E" w14:textId="77777777" w:rsidR="007257A7" w:rsidRPr="00150702" w:rsidRDefault="007257A7" w:rsidP="0056034A">
            <w:pPr>
              <w:spacing w:after="0" w:line="240" w:lineRule="auto"/>
              <w:jc w:val="left"/>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6am/10</w:t>
            </w:r>
            <w:r w:rsidRPr="00150702">
              <w:rPr>
                <w:rFonts w:ascii="Calibri" w:eastAsia="Times New Roman" w:hAnsi="Calibri" w:cs="Calibri"/>
                <w:color w:val="000000"/>
                <w:shd w:val="clear" w:color="auto" w:fill="auto"/>
                <w:lang w:eastAsia="fr-CH"/>
              </w:rPr>
              <w:t>pm</w:t>
            </w:r>
          </w:p>
        </w:tc>
      </w:tr>
    </w:tbl>
    <w:p w14:paraId="7741D9A2" w14:textId="77777777" w:rsidR="007F7C7C" w:rsidRDefault="00296F45" w:rsidP="00A00A7A">
      <w:pPr>
        <w:rPr>
          <w:lang w:eastAsia="fr-CH"/>
        </w:rPr>
      </w:pPr>
      <w:r w:rsidRPr="00C6493E">
        <w:rPr>
          <w:lang w:eastAsia="fr-CH"/>
        </w:rPr>
        <w:t xml:space="preserve">Les sauvegardes seront faites pendant la nuit entre 22h et </w:t>
      </w:r>
      <w:r w:rsidR="00C6493E" w:rsidRPr="00C6493E">
        <w:rPr>
          <w:lang w:eastAsia="fr-CH"/>
        </w:rPr>
        <w:t>6h</w:t>
      </w:r>
    </w:p>
    <w:p w14:paraId="2168FCD9" w14:textId="77777777" w:rsidR="007F7C7C" w:rsidRDefault="007F7C7C" w:rsidP="00A00A7A">
      <w:pPr>
        <w:rPr>
          <w:lang w:eastAsia="fr-CH"/>
        </w:rPr>
      </w:pPr>
    </w:p>
    <w:p w14:paraId="0C755A32" w14:textId="4629B2B2" w:rsidR="00296F45" w:rsidRPr="00C6493E" w:rsidRDefault="00296F45" w:rsidP="00A00A7A">
      <w:pPr>
        <w:rPr>
          <w:lang w:eastAsia="fr-CH"/>
        </w:rPr>
      </w:pPr>
    </w:p>
    <w:p w14:paraId="07FD5871" w14:textId="5198F9FE" w:rsidR="0055666B" w:rsidRPr="00A00A7A" w:rsidRDefault="0055666B" w:rsidP="00EE5081">
      <w:pPr>
        <w:pStyle w:val="Titre3"/>
        <w:rPr>
          <w:lang w:eastAsia="fr-CH"/>
        </w:rPr>
      </w:pPr>
      <w:bookmarkStart w:id="129" w:name="_Toc532721159"/>
      <w:r w:rsidRPr="00A00A7A">
        <w:rPr>
          <w:lang w:eastAsia="fr-CH"/>
        </w:rPr>
        <w:t>SERVEUR SQL</w:t>
      </w:r>
      <w:bookmarkEnd w:id="129"/>
    </w:p>
    <w:p w14:paraId="6918D7B2" w14:textId="76815B34" w:rsidR="00B21C1A" w:rsidRDefault="00D479F5" w:rsidP="00150702">
      <w:pPr>
        <w:rPr>
          <w:lang w:eastAsia="fr-CH"/>
        </w:rPr>
      </w:pPr>
      <w:r w:rsidRPr="007F7FEB">
        <w:rPr>
          <w:lang w:eastAsia="fr-CH"/>
        </w:rPr>
        <w:t>Pour le serveur SQL, nous effectuerons des DUMPS de l</w:t>
      </w:r>
      <w:r w:rsidR="00150702">
        <w:rPr>
          <w:lang w:eastAsia="fr-CH"/>
        </w:rPr>
        <w:t xml:space="preserve">a base de données deux fois par </w:t>
      </w:r>
      <w:r w:rsidRPr="007F7FEB">
        <w:rPr>
          <w:lang w:eastAsia="fr-CH"/>
        </w:rPr>
        <w:t>jours.</w:t>
      </w:r>
    </w:p>
    <w:p w14:paraId="2F2B5330" w14:textId="1670808F" w:rsidR="007D3843" w:rsidRDefault="00D479F5" w:rsidP="00150702">
      <w:pPr>
        <w:rPr>
          <w:lang w:eastAsia="fr-CH"/>
        </w:rPr>
      </w:pPr>
      <w:r w:rsidRPr="007F7FEB">
        <w:rPr>
          <w:lang w:eastAsia="fr-CH"/>
        </w:rPr>
        <w:t>Chaque DUMP sera conservé 1 semaine depuis sa création.</w:t>
      </w:r>
      <w:r w:rsidR="00503415" w:rsidRPr="007F7FEB">
        <w:rPr>
          <w:lang w:eastAsia="fr-CH"/>
        </w:rPr>
        <w:t xml:space="preserve"> Les DUMPS seront stockés sur « LUN01_DATA_SQL_S »</w:t>
      </w:r>
      <w:r w:rsidR="00617B2C" w:rsidRPr="007F7FEB">
        <w:rPr>
          <w:lang w:eastAsia="fr-CH"/>
        </w:rPr>
        <w:t>.</w:t>
      </w:r>
    </w:p>
    <w:p w14:paraId="71F52E28" w14:textId="3880A7B9" w:rsidR="00406065" w:rsidRDefault="00406065" w:rsidP="00150702">
      <w:pPr>
        <w:rPr>
          <w:lang w:eastAsia="fr-CH"/>
        </w:rPr>
      </w:pPr>
    </w:p>
    <w:p w14:paraId="3AAF34AE" w14:textId="3AFD17E2" w:rsidR="00406065" w:rsidRDefault="00406065" w:rsidP="00150702">
      <w:pPr>
        <w:rPr>
          <w:lang w:eastAsia="fr-CH"/>
        </w:rPr>
      </w:pPr>
    </w:p>
    <w:p w14:paraId="767976B5" w14:textId="65A19704" w:rsidR="007257A7" w:rsidRDefault="007257A7" w:rsidP="00150702">
      <w:pPr>
        <w:rPr>
          <w:lang w:eastAsia="fr-CH"/>
        </w:rPr>
      </w:pPr>
    </w:p>
    <w:p w14:paraId="032B6AEB" w14:textId="77777777" w:rsidR="007F7C7C" w:rsidRDefault="007F7C7C" w:rsidP="00150702">
      <w:pPr>
        <w:rPr>
          <w:lang w:eastAsia="fr-CH"/>
        </w:rPr>
      </w:pPr>
    </w:p>
    <w:p w14:paraId="6A8549F6" w14:textId="5B3BD114" w:rsidR="007257A7" w:rsidRDefault="007257A7" w:rsidP="00150702">
      <w:pPr>
        <w:rPr>
          <w:lang w:eastAsia="fr-CH"/>
        </w:rPr>
      </w:pPr>
    </w:p>
    <w:p w14:paraId="20D0DD56" w14:textId="77777777" w:rsidR="007257A7" w:rsidRPr="007F7FEB" w:rsidRDefault="007257A7" w:rsidP="00150702">
      <w:pPr>
        <w:rPr>
          <w:lang w:eastAsia="fr-CH"/>
        </w:rPr>
      </w:pPr>
    </w:p>
    <w:tbl>
      <w:tblPr>
        <w:tblpPr w:leftFromText="141" w:rightFromText="141" w:vertAnchor="text" w:horzAnchor="margin" w:tblpXSpec="right" w:tblpY="-75"/>
        <w:tblOverlap w:val="never"/>
        <w:tblW w:w="2880" w:type="dxa"/>
        <w:tblCellMar>
          <w:left w:w="70" w:type="dxa"/>
          <w:right w:w="70" w:type="dxa"/>
        </w:tblCellMar>
        <w:tblLook w:val="04A0" w:firstRow="1" w:lastRow="0" w:firstColumn="1" w:lastColumn="0" w:noHBand="0" w:noVBand="1"/>
      </w:tblPr>
      <w:tblGrid>
        <w:gridCol w:w="1245"/>
        <w:gridCol w:w="1436"/>
        <w:gridCol w:w="775"/>
      </w:tblGrid>
      <w:tr w:rsidR="007257A7" w:rsidRPr="007257A7" w14:paraId="13020CD1"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522CC3D"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MAIL</w:t>
            </w:r>
          </w:p>
        </w:tc>
      </w:tr>
      <w:tr w:rsidR="00AE1498" w:rsidRPr="007257A7" w14:paraId="2EED77C2"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50B25A6F"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65442A1D" w14:textId="7632F47B" w:rsidR="007257A7" w:rsidRPr="00D609AD" w:rsidRDefault="00AE1498"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Incrémentielle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031099EB" w14:textId="77777777" w:rsidR="007257A7" w:rsidRPr="00D609AD" w:rsidRDefault="007257A7" w:rsidP="007257A7">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AE1498" w:rsidRPr="007257A7" w14:paraId="30E01E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67180779"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1FE38E11" w14:textId="67BEAF2F"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 xml:space="preserve"> </w:t>
            </w: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77CDE53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02618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0FCA168"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16C8C9C8"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FF1BD92"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9D4BF4"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65646B"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52CA42EC"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347640B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0CA993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28778E35"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0D97546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018EDD4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375972C2"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5763EECD"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2FCD1966"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auto"/>
            <w:noWrap/>
            <w:vAlign w:val="bottom"/>
            <w:hideMark/>
          </w:tcPr>
          <w:p w14:paraId="6A54193F"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1DA7DB26"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7D94536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3E501824"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D1'''''</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21BAFDD0"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r w:rsidR="00AE1498" w:rsidRPr="007257A7" w14:paraId="68412BF4"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4B8EF854" w14:textId="77777777" w:rsidR="007257A7" w:rsidRPr="007257A7" w:rsidRDefault="007257A7" w:rsidP="007257A7">
            <w:pPr>
              <w:spacing w:after="0" w:line="240" w:lineRule="auto"/>
              <w:jc w:val="left"/>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46D978D8" w14:textId="65FB3176" w:rsidR="007257A7" w:rsidRPr="007257A7" w:rsidRDefault="00AE1498" w:rsidP="007257A7">
            <w:pPr>
              <w:spacing w:after="0" w:line="240" w:lineRule="auto"/>
              <w:jc w:val="center"/>
              <w:rPr>
                <w:rFonts w:ascii="Calibri" w:eastAsia="Times New Roman" w:hAnsi="Calibri" w:cs="Calibri"/>
                <w:color w:val="000000"/>
                <w:shd w:val="clear" w:color="auto" w:fill="auto"/>
                <w:lang w:eastAsia="fr-CH"/>
              </w:rPr>
            </w:pPr>
            <w:r>
              <w:rPr>
                <w:rFonts w:ascii="Calibri" w:eastAsia="Times New Roman" w:hAnsi="Calibri" w:cs="Calibri"/>
                <w:color w:val="000000"/>
                <w:shd w:val="clear" w:color="auto" w:fill="auto"/>
                <w:lang w:eastAsia="fr-CH"/>
              </w:rPr>
              <w:t>Complet</w:t>
            </w:r>
          </w:p>
        </w:tc>
        <w:tc>
          <w:tcPr>
            <w:tcW w:w="775" w:type="dxa"/>
            <w:tcBorders>
              <w:top w:val="nil"/>
              <w:left w:val="nil"/>
              <w:bottom w:val="single" w:sz="8" w:space="0" w:color="auto"/>
              <w:right w:val="single" w:sz="8" w:space="0" w:color="auto"/>
            </w:tcBorders>
            <w:shd w:val="clear" w:color="auto" w:fill="auto"/>
            <w:noWrap/>
            <w:vAlign w:val="bottom"/>
            <w:hideMark/>
          </w:tcPr>
          <w:p w14:paraId="1FFDD781" w14:textId="77777777" w:rsidR="007257A7" w:rsidRPr="007257A7" w:rsidRDefault="007257A7" w:rsidP="007257A7">
            <w:pPr>
              <w:spacing w:after="0" w:line="240" w:lineRule="auto"/>
              <w:jc w:val="center"/>
              <w:rPr>
                <w:rFonts w:ascii="Calibri" w:eastAsia="Times New Roman" w:hAnsi="Calibri" w:cs="Calibri"/>
                <w:color w:val="000000"/>
                <w:shd w:val="clear" w:color="auto" w:fill="auto"/>
                <w:lang w:eastAsia="fr-CH"/>
              </w:rPr>
            </w:pPr>
            <w:r w:rsidRPr="007257A7">
              <w:rPr>
                <w:rFonts w:ascii="Calibri" w:eastAsia="Times New Roman" w:hAnsi="Calibri" w:cs="Calibri"/>
                <w:color w:val="000000"/>
                <w:shd w:val="clear" w:color="auto" w:fill="auto"/>
                <w:lang w:eastAsia="fr-CH"/>
              </w:rPr>
              <w:t>10pm</w:t>
            </w:r>
          </w:p>
        </w:tc>
      </w:tr>
    </w:tbl>
    <w:p w14:paraId="54C966D3" w14:textId="497F608E" w:rsidR="0055666B" w:rsidRPr="00A00A7A" w:rsidRDefault="0055666B" w:rsidP="00EE5081">
      <w:pPr>
        <w:pStyle w:val="Titre3"/>
        <w:rPr>
          <w:lang w:eastAsia="fr-CH"/>
        </w:rPr>
      </w:pPr>
      <w:bookmarkStart w:id="130" w:name="_Toc532721160"/>
      <w:r w:rsidRPr="00A00A7A">
        <w:rPr>
          <w:lang w:eastAsia="fr-CH"/>
        </w:rPr>
        <w:t>SERVEUR DE MESSAGERIE</w:t>
      </w:r>
      <w:bookmarkEnd w:id="130"/>
    </w:p>
    <w:p w14:paraId="26162578" w14:textId="2C695FC9" w:rsidR="003B5E2A" w:rsidRDefault="003B5E2A" w:rsidP="00A00A7A">
      <w:pPr>
        <w:rPr>
          <w:lang w:eastAsia="fr-CH"/>
        </w:rPr>
      </w:pPr>
      <w:r w:rsidRPr="007F7FEB">
        <w:rPr>
          <w:lang w:eastAsia="fr-CH"/>
        </w:rPr>
        <w:t xml:space="preserve">Pour le serveur de messagerie, nous effectuerons </w:t>
      </w:r>
      <w:r w:rsidR="00503415" w:rsidRPr="007F7FEB">
        <w:rPr>
          <w:lang w:eastAsia="fr-CH"/>
        </w:rPr>
        <w:t>un backup incrémental</w:t>
      </w:r>
      <w:r w:rsidRPr="007F7FEB">
        <w:rPr>
          <w:lang w:eastAsia="fr-CH"/>
        </w:rPr>
        <w:t xml:space="preserve"> cha</w:t>
      </w:r>
      <w:r w:rsidR="00351E99" w:rsidRPr="007F7FEB">
        <w:rPr>
          <w:lang w:eastAsia="fr-CH"/>
        </w:rPr>
        <w:t>que soir (temps mort) sur 1 disque</w:t>
      </w:r>
      <w:r w:rsidRPr="007F7FEB">
        <w:rPr>
          <w:lang w:eastAsia="fr-CH"/>
        </w:rPr>
        <w:t xml:space="preserve"> et chaque dimanche soir un backup complet qui sera conservé 1 mois.</w:t>
      </w:r>
      <w:r w:rsidR="00617B2C" w:rsidRPr="007F7FEB">
        <w:rPr>
          <w:lang w:eastAsia="fr-CH"/>
        </w:rPr>
        <w:t xml:space="preserve"> Les backups complets seront stockés sur « LUN02_DATA_MAIL_M »</w:t>
      </w:r>
      <w:r w:rsidR="008A686D" w:rsidRPr="007F7FEB">
        <w:rPr>
          <w:lang w:eastAsia="fr-CH"/>
        </w:rPr>
        <w:t>.</w:t>
      </w:r>
    </w:p>
    <w:p w14:paraId="4E774978" w14:textId="4250ED72" w:rsidR="007257A7" w:rsidRDefault="007257A7" w:rsidP="00A00A7A">
      <w:pPr>
        <w:rPr>
          <w:lang w:eastAsia="fr-CH"/>
        </w:rPr>
      </w:pPr>
    </w:p>
    <w:p w14:paraId="35B20A47" w14:textId="77777777" w:rsidR="007257A7" w:rsidRPr="007F7FEB" w:rsidRDefault="007257A7" w:rsidP="00A00A7A">
      <w:pPr>
        <w:rPr>
          <w:lang w:eastAsia="fr-CH"/>
        </w:rPr>
      </w:pPr>
    </w:p>
    <w:p w14:paraId="71EBBA5A" w14:textId="7D214439" w:rsidR="0055666B" w:rsidRPr="00A00A7A" w:rsidRDefault="0055666B" w:rsidP="00EE5081">
      <w:pPr>
        <w:pStyle w:val="Titre3"/>
        <w:rPr>
          <w:lang w:eastAsia="fr-CH"/>
        </w:rPr>
      </w:pPr>
      <w:bookmarkStart w:id="131" w:name="_Toc532721161"/>
      <w:r w:rsidRPr="00A00A7A">
        <w:rPr>
          <w:lang w:eastAsia="fr-CH"/>
        </w:rPr>
        <w:t>SERVEUR DE FICHIERS</w:t>
      </w:r>
      <w:bookmarkEnd w:id="131"/>
    </w:p>
    <w:p w14:paraId="55F39580" w14:textId="77777777" w:rsidR="00AE1498" w:rsidRDefault="00FD0B29" w:rsidP="00A00A7A">
      <w:pPr>
        <w:rPr>
          <w:lang w:eastAsia="fr-CH"/>
        </w:rPr>
      </w:pPr>
      <w:r w:rsidRPr="007F7FEB">
        <w:rPr>
          <w:lang w:eastAsia="fr-CH"/>
        </w:rPr>
        <w:t xml:space="preserve">Pour le serveur de fichiers, nous effectuerons </w:t>
      </w:r>
      <w:r w:rsidR="007D7BA6" w:rsidRPr="007F7FEB">
        <w:rPr>
          <w:lang w:eastAsia="fr-CH"/>
        </w:rPr>
        <w:t xml:space="preserve">2 fois par jour </w:t>
      </w:r>
      <w:r w:rsidR="002902A3" w:rsidRPr="007F7FEB">
        <w:rPr>
          <w:lang w:eastAsia="fr-CH"/>
        </w:rPr>
        <w:t xml:space="preserve">des snapshots des dossiers qui contiennent l’ensemble des fichiers. Ces snapshots seront stockés </w:t>
      </w:r>
      <w:r w:rsidR="00B821AD" w:rsidRPr="007F7FEB">
        <w:rPr>
          <w:lang w:eastAsia="fr-CH"/>
        </w:rPr>
        <w:t>dans l’espace</w:t>
      </w:r>
      <w:r w:rsidR="002902A3" w:rsidRPr="007F7FEB">
        <w:rPr>
          <w:lang w:eastAsia="fr-CH"/>
        </w:rPr>
        <w:t xml:space="preserve"> de stockage « LUN05_DATA_fichier_F » du SAN</w:t>
      </w:r>
      <w:r w:rsidR="007D7BA6" w:rsidRPr="007F7FEB">
        <w:rPr>
          <w:lang w:eastAsia="fr-CH"/>
        </w:rPr>
        <w:t xml:space="preserve"> et conservés pendant </w:t>
      </w:r>
      <w:r w:rsidR="00EE482B" w:rsidRPr="007F7FEB">
        <w:rPr>
          <w:lang w:eastAsia="fr-CH"/>
        </w:rPr>
        <w:t>1 mois</w:t>
      </w:r>
      <w:r w:rsidR="002902A3" w:rsidRPr="007F7FEB">
        <w:rPr>
          <w:lang w:eastAsia="fr-CH"/>
        </w:rPr>
        <w:t xml:space="preserve">. </w:t>
      </w:r>
    </w:p>
    <w:p w14:paraId="7AC6E1EA" w14:textId="0EBAA1B0" w:rsidR="0021182A" w:rsidRDefault="002902A3" w:rsidP="00A00A7A">
      <w:pPr>
        <w:rPr>
          <w:lang w:eastAsia="fr-CH"/>
        </w:rPr>
      </w:pPr>
      <w:r w:rsidRPr="007F7FEB">
        <w:rPr>
          <w:lang w:eastAsia="fr-CH"/>
        </w:rPr>
        <w:t>Nous ferons aussi u</w:t>
      </w:r>
      <w:r w:rsidR="00FD0B29" w:rsidRPr="007F7FEB">
        <w:rPr>
          <w:lang w:eastAsia="fr-CH"/>
        </w:rPr>
        <w:t>ne sauvegarde différentielle chaque jour à partir d’une complète effectuée le dimanche. Nous utiliserons 1 bande</w:t>
      </w:r>
      <w:r w:rsidR="00555373" w:rsidRPr="007F7FEB">
        <w:rPr>
          <w:lang w:eastAsia="fr-CH"/>
        </w:rPr>
        <w:t xml:space="preserve"> par semaine et à chaque fin de mois les 4 complètes seront misent ensemble sur 1 bande et stockés dans un lieu sécurisé à l’extérieur de l’entreprise</w:t>
      </w:r>
      <w:r w:rsidR="00137A85" w:rsidRPr="007F7FEB">
        <w:rPr>
          <w:lang w:eastAsia="fr-CH"/>
        </w:rPr>
        <w:t>. Nous utiliserons donc 1</w:t>
      </w:r>
      <w:r w:rsidR="00DC758E">
        <w:rPr>
          <w:lang w:eastAsia="fr-CH"/>
        </w:rPr>
        <w:t>5</w:t>
      </w:r>
      <w:r w:rsidR="002D7C02" w:rsidRPr="007F7FEB">
        <w:rPr>
          <w:lang w:eastAsia="fr-CH"/>
        </w:rPr>
        <w:t xml:space="preserve"> bandes.</w:t>
      </w:r>
      <w:r w:rsidRPr="007F7FEB">
        <w:rPr>
          <w:lang w:eastAsia="fr-CH"/>
        </w:rPr>
        <w:t xml:space="preserve"> </w:t>
      </w:r>
    </w:p>
    <w:tbl>
      <w:tblPr>
        <w:tblpPr w:leftFromText="141" w:rightFromText="141" w:vertAnchor="text" w:horzAnchor="margin" w:tblpY="22"/>
        <w:tblW w:w="9065" w:type="dxa"/>
        <w:tblCellMar>
          <w:left w:w="70" w:type="dxa"/>
          <w:right w:w="70" w:type="dxa"/>
        </w:tblCellMar>
        <w:tblLook w:val="04A0" w:firstRow="1" w:lastRow="0" w:firstColumn="1" w:lastColumn="0" w:noHBand="0" w:noVBand="1"/>
      </w:tblPr>
      <w:tblGrid>
        <w:gridCol w:w="1253"/>
        <w:gridCol w:w="986"/>
        <w:gridCol w:w="602"/>
        <w:gridCol w:w="648"/>
        <w:gridCol w:w="908"/>
        <w:gridCol w:w="938"/>
        <w:gridCol w:w="1154"/>
        <w:gridCol w:w="1348"/>
        <w:gridCol w:w="1228"/>
      </w:tblGrid>
      <w:tr w:rsidR="00AE1498" w:rsidRPr="00AE1498" w14:paraId="193DBDB0" w14:textId="77777777" w:rsidTr="0056034A">
        <w:trPr>
          <w:trHeight w:val="423"/>
        </w:trPr>
        <w:tc>
          <w:tcPr>
            <w:tcW w:w="1238" w:type="dxa"/>
            <w:tcBorders>
              <w:top w:val="nil"/>
              <w:left w:val="nil"/>
              <w:bottom w:val="nil"/>
              <w:right w:val="nil"/>
            </w:tcBorders>
            <w:shd w:val="clear" w:color="auto" w:fill="auto"/>
            <w:noWrap/>
            <w:vAlign w:val="bottom"/>
            <w:hideMark/>
          </w:tcPr>
          <w:p w14:paraId="535A5E00" w14:textId="77777777" w:rsidR="00AE1498" w:rsidRPr="00AE1498" w:rsidRDefault="00AE1498" w:rsidP="00AE1498">
            <w:pPr>
              <w:spacing w:after="0" w:line="240" w:lineRule="auto"/>
              <w:jc w:val="left"/>
              <w:rPr>
                <w:rFonts w:ascii="Times New Roman" w:eastAsia="Times New Roman" w:hAnsi="Times New Roman" w:cs="Times New Roman"/>
                <w:sz w:val="24"/>
                <w:szCs w:val="24"/>
                <w:shd w:val="clear" w:color="auto" w:fill="auto"/>
                <w:lang w:eastAsia="fr-CH"/>
              </w:rPr>
            </w:pPr>
          </w:p>
        </w:tc>
        <w:tc>
          <w:tcPr>
            <w:tcW w:w="974" w:type="dxa"/>
            <w:tcBorders>
              <w:top w:val="nil"/>
              <w:left w:val="nil"/>
              <w:bottom w:val="nil"/>
              <w:right w:val="nil"/>
            </w:tcBorders>
            <w:shd w:val="clear" w:color="auto" w:fill="auto"/>
            <w:noWrap/>
            <w:vAlign w:val="bottom"/>
            <w:hideMark/>
          </w:tcPr>
          <w:p w14:paraId="4CD4F74C"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595" w:type="dxa"/>
            <w:tcBorders>
              <w:top w:val="nil"/>
              <w:left w:val="nil"/>
              <w:bottom w:val="nil"/>
              <w:right w:val="nil"/>
            </w:tcBorders>
            <w:shd w:val="clear" w:color="auto" w:fill="auto"/>
            <w:noWrap/>
            <w:vAlign w:val="bottom"/>
            <w:hideMark/>
          </w:tcPr>
          <w:p w14:paraId="211FFB86"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641" w:type="dxa"/>
            <w:tcBorders>
              <w:top w:val="nil"/>
              <w:left w:val="nil"/>
              <w:bottom w:val="nil"/>
              <w:right w:val="nil"/>
            </w:tcBorders>
            <w:shd w:val="clear" w:color="auto" w:fill="auto"/>
            <w:noWrap/>
            <w:vAlign w:val="bottom"/>
            <w:hideMark/>
          </w:tcPr>
          <w:p w14:paraId="63010025"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897" w:type="dxa"/>
            <w:tcBorders>
              <w:top w:val="nil"/>
              <w:left w:val="nil"/>
              <w:bottom w:val="nil"/>
              <w:right w:val="nil"/>
            </w:tcBorders>
            <w:shd w:val="clear" w:color="auto" w:fill="auto"/>
            <w:noWrap/>
            <w:vAlign w:val="bottom"/>
            <w:hideMark/>
          </w:tcPr>
          <w:p w14:paraId="386F7BAF"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927" w:type="dxa"/>
            <w:tcBorders>
              <w:top w:val="nil"/>
              <w:left w:val="nil"/>
              <w:bottom w:val="nil"/>
              <w:right w:val="nil"/>
            </w:tcBorders>
            <w:shd w:val="clear" w:color="auto" w:fill="auto"/>
            <w:noWrap/>
            <w:vAlign w:val="bottom"/>
            <w:hideMark/>
          </w:tcPr>
          <w:p w14:paraId="27E8C629"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139" w:type="dxa"/>
            <w:tcBorders>
              <w:top w:val="nil"/>
              <w:left w:val="nil"/>
              <w:bottom w:val="nil"/>
              <w:right w:val="nil"/>
            </w:tcBorders>
            <w:shd w:val="clear" w:color="auto" w:fill="auto"/>
            <w:noWrap/>
            <w:vAlign w:val="bottom"/>
            <w:hideMark/>
          </w:tcPr>
          <w:p w14:paraId="2806E7B7"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31" w:type="dxa"/>
            <w:tcBorders>
              <w:top w:val="nil"/>
              <w:left w:val="nil"/>
              <w:bottom w:val="nil"/>
              <w:right w:val="nil"/>
            </w:tcBorders>
            <w:shd w:val="clear" w:color="auto" w:fill="auto"/>
            <w:noWrap/>
            <w:vAlign w:val="bottom"/>
            <w:hideMark/>
          </w:tcPr>
          <w:p w14:paraId="2BF422A3" w14:textId="77777777" w:rsidR="00AE1498" w:rsidRPr="00AE1498" w:rsidRDefault="00AE1498" w:rsidP="00AE1498">
            <w:pPr>
              <w:spacing w:after="0" w:line="240" w:lineRule="auto"/>
              <w:jc w:val="left"/>
              <w:rPr>
                <w:rFonts w:ascii="Times New Roman" w:eastAsia="Times New Roman" w:hAnsi="Times New Roman" w:cs="Times New Roman"/>
                <w:sz w:val="20"/>
                <w:szCs w:val="20"/>
                <w:shd w:val="clear" w:color="auto" w:fill="auto"/>
                <w:lang w:eastAsia="fr-CH"/>
              </w:rPr>
            </w:pPr>
          </w:p>
        </w:tc>
        <w:tc>
          <w:tcPr>
            <w:tcW w:w="13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181CF"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Nouvelle cassette</w:t>
            </w:r>
          </w:p>
        </w:tc>
      </w:tr>
      <w:tr w:rsidR="00AE1498" w:rsidRPr="00AE1498" w14:paraId="45DC3BFF" w14:textId="77777777" w:rsidTr="0056034A">
        <w:trPr>
          <w:trHeight w:val="423"/>
        </w:trPr>
        <w:tc>
          <w:tcPr>
            <w:tcW w:w="1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A2DA75"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c>
          <w:tcPr>
            <w:tcW w:w="974"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32A3AC52"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Dimanche</w:t>
            </w:r>
          </w:p>
        </w:tc>
        <w:tc>
          <w:tcPr>
            <w:tcW w:w="595"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4C169C55"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Lundi</w:t>
            </w:r>
          </w:p>
        </w:tc>
        <w:tc>
          <w:tcPr>
            <w:tcW w:w="64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A783ADA"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Mardi</w:t>
            </w:r>
          </w:p>
        </w:tc>
        <w:tc>
          <w:tcPr>
            <w:tcW w:w="89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1768C19"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Mercredi</w:t>
            </w:r>
          </w:p>
        </w:tc>
        <w:tc>
          <w:tcPr>
            <w:tcW w:w="927"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0BE958D4"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Jeudi</w:t>
            </w:r>
          </w:p>
        </w:tc>
        <w:tc>
          <w:tcPr>
            <w:tcW w:w="1139"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120163E8"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Vendredi</w:t>
            </w:r>
          </w:p>
        </w:tc>
        <w:tc>
          <w:tcPr>
            <w:tcW w:w="1331" w:type="dxa"/>
            <w:tcBorders>
              <w:top w:val="single" w:sz="4" w:space="0" w:color="auto"/>
              <w:left w:val="nil"/>
              <w:bottom w:val="single" w:sz="4" w:space="0" w:color="auto"/>
              <w:right w:val="single" w:sz="4" w:space="0" w:color="auto"/>
            </w:tcBorders>
            <w:shd w:val="clear" w:color="auto" w:fill="000000" w:themeFill="text1"/>
            <w:noWrap/>
            <w:vAlign w:val="bottom"/>
            <w:hideMark/>
          </w:tcPr>
          <w:p w14:paraId="5A62792C"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Samedi</w:t>
            </w:r>
          </w:p>
        </w:tc>
        <w:tc>
          <w:tcPr>
            <w:tcW w:w="1323" w:type="dxa"/>
            <w:tcBorders>
              <w:top w:val="nil"/>
              <w:left w:val="nil"/>
              <w:bottom w:val="single" w:sz="4" w:space="0" w:color="auto"/>
              <w:right w:val="single" w:sz="4" w:space="0" w:color="auto"/>
            </w:tcBorders>
            <w:shd w:val="clear" w:color="auto" w:fill="auto"/>
            <w:noWrap/>
            <w:vAlign w:val="bottom"/>
            <w:hideMark/>
          </w:tcPr>
          <w:p w14:paraId="0ECF682D"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 </w:t>
            </w:r>
          </w:p>
        </w:tc>
      </w:tr>
      <w:tr w:rsidR="00AE1498" w:rsidRPr="00AE1498" w14:paraId="309437EE" w14:textId="77777777" w:rsidTr="0056034A">
        <w:trPr>
          <w:trHeight w:val="423"/>
        </w:trPr>
        <w:tc>
          <w:tcPr>
            <w:tcW w:w="1238" w:type="dxa"/>
            <w:tcBorders>
              <w:top w:val="nil"/>
              <w:left w:val="single" w:sz="4" w:space="0" w:color="auto"/>
              <w:bottom w:val="single" w:sz="4" w:space="0" w:color="auto"/>
              <w:right w:val="single" w:sz="4" w:space="0" w:color="auto"/>
            </w:tcBorders>
            <w:shd w:val="clear" w:color="auto" w:fill="000000" w:themeFill="text1"/>
            <w:noWrap/>
            <w:vAlign w:val="bottom"/>
            <w:hideMark/>
          </w:tcPr>
          <w:p w14:paraId="2CF68193" w14:textId="77777777" w:rsidR="00AE1498" w:rsidRPr="00D609AD" w:rsidRDefault="00AE1498" w:rsidP="00AE1498">
            <w:pPr>
              <w:spacing w:after="0" w:line="240" w:lineRule="auto"/>
              <w:jc w:val="left"/>
              <w:rPr>
                <w:rFonts w:ascii="Calibri" w:eastAsia="Times New Roman" w:hAnsi="Calibri" w:cs="Calibri"/>
                <w:b/>
                <w:bCs/>
                <w:color w:val="FFFFFF" w:themeColor="background1"/>
                <w:shd w:val="clear" w:color="auto" w:fill="auto"/>
                <w:lang w:eastAsia="fr-CH"/>
              </w:rPr>
            </w:pPr>
            <w:r w:rsidRPr="00D609AD">
              <w:rPr>
                <w:rFonts w:ascii="Calibri" w:eastAsia="Times New Roman" w:hAnsi="Calibri" w:cs="Calibri"/>
                <w:b/>
                <w:bCs/>
                <w:color w:val="FFFFFF" w:themeColor="background1"/>
                <w:shd w:val="clear" w:color="auto" w:fill="auto"/>
                <w:lang w:eastAsia="fr-CH"/>
              </w:rPr>
              <w:t>Différentielle</w:t>
            </w:r>
          </w:p>
        </w:tc>
        <w:tc>
          <w:tcPr>
            <w:tcW w:w="974" w:type="dxa"/>
            <w:tcBorders>
              <w:top w:val="nil"/>
              <w:left w:val="nil"/>
              <w:bottom w:val="single" w:sz="4" w:space="0" w:color="auto"/>
              <w:right w:val="single" w:sz="4" w:space="0" w:color="auto"/>
            </w:tcBorders>
            <w:shd w:val="clear" w:color="auto" w:fill="auto"/>
            <w:noWrap/>
            <w:vAlign w:val="bottom"/>
            <w:hideMark/>
          </w:tcPr>
          <w:p w14:paraId="07D5B960"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Complète</w:t>
            </w:r>
          </w:p>
        </w:tc>
        <w:tc>
          <w:tcPr>
            <w:tcW w:w="595" w:type="dxa"/>
            <w:tcBorders>
              <w:top w:val="nil"/>
              <w:left w:val="nil"/>
              <w:bottom w:val="single" w:sz="4" w:space="0" w:color="auto"/>
              <w:right w:val="single" w:sz="4" w:space="0" w:color="auto"/>
            </w:tcBorders>
            <w:shd w:val="clear" w:color="auto" w:fill="auto"/>
            <w:noWrap/>
            <w:vAlign w:val="bottom"/>
            <w:hideMark/>
          </w:tcPr>
          <w:p w14:paraId="2D354A9A"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w:t>
            </w:r>
          </w:p>
        </w:tc>
        <w:tc>
          <w:tcPr>
            <w:tcW w:w="641" w:type="dxa"/>
            <w:tcBorders>
              <w:top w:val="nil"/>
              <w:left w:val="nil"/>
              <w:bottom w:val="single" w:sz="4" w:space="0" w:color="auto"/>
              <w:right w:val="single" w:sz="4" w:space="0" w:color="auto"/>
            </w:tcBorders>
            <w:shd w:val="clear" w:color="auto" w:fill="auto"/>
            <w:noWrap/>
            <w:vAlign w:val="bottom"/>
            <w:hideMark/>
          </w:tcPr>
          <w:p w14:paraId="707BCEA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w:t>
            </w:r>
          </w:p>
        </w:tc>
        <w:tc>
          <w:tcPr>
            <w:tcW w:w="897" w:type="dxa"/>
            <w:tcBorders>
              <w:top w:val="nil"/>
              <w:left w:val="nil"/>
              <w:bottom w:val="single" w:sz="4" w:space="0" w:color="auto"/>
              <w:right w:val="single" w:sz="4" w:space="0" w:color="auto"/>
            </w:tcBorders>
            <w:shd w:val="clear" w:color="auto" w:fill="auto"/>
            <w:noWrap/>
            <w:vAlign w:val="bottom"/>
            <w:hideMark/>
          </w:tcPr>
          <w:p w14:paraId="58B405A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w:t>
            </w:r>
          </w:p>
        </w:tc>
        <w:tc>
          <w:tcPr>
            <w:tcW w:w="927" w:type="dxa"/>
            <w:tcBorders>
              <w:top w:val="nil"/>
              <w:left w:val="nil"/>
              <w:bottom w:val="single" w:sz="4" w:space="0" w:color="auto"/>
              <w:right w:val="single" w:sz="4" w:space="0" w:color="auto"/>
            </w:tcBorders>
            <w:shd w:val="clear" w:color="auto" w:fill="auto"/>
            <w:noWrap/>
            <w:vAlign w:val="bottom"/>
            <w:hideMark/>
          </w:tcPr>
          <w:p w14:paraId="0D48E269"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w:t>
            </w:r>
          </w:p>
        </w:tc>
        <w:tc>
          <w:tcPr>
            <w:tcW w:w="1139" w:type="dxa"/>
            <w:tcBorders>
              <w:top w:val="nil"/>
              <w:left w:val="nil"/>
              <w:bottom w:val="single" w:sz="4" w:space="0" w:color="auto"/>
              <w:right w:val="single" w:sz="4" w:space="0" w:color="auto"/>
            </w:tcBorders>
            <w:shd w:val="clear" w:color="auto" w:fill="auto"/>
            <w:noWrap/>
            <w:vAlign w:val="bottom"/>
            <w:hideMark/>
          </w:tcPr>
          <w:p w14:paraId="40227F5B"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w:t>
            </w:r>
          </w:p>
        </w:tc>
        <w:tc>
          <w:tcPr>
            <w:tcW w:w="1331" w:type="dxa"/>
            <w:tcBorders>
              <w:top w:val="nil"/>
              <w:left w:val="nil"/>
              <w:bottom w:val="single" w:sz="4" w:space="0" w:color="auto"/>
              <w:right w:val="single" w:sz="4" w:space="0" w:color="auto"/>
            </w:tcBorders>
            <w:shd w:val="clear" w:color="auto" w:fill="auto"/>
            <w:noWrap/>
            <w:vAlign w:val="bottom"/>
            <w:hideMark/>
          </w:tcPr>
          <w:p w14:paraId="067C9C28"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L+M+M+J+V+S</w:t>
            </w:r>
          </w:p>
        </w:tc>
        <w:tc>
          <w:tcPr>
            <w:tcW w:w="1323" w:type="dxa"/>
            <w:tcBorders>
              <w:top w:val="nil"/>
              <w:left w:val="nil"/>
              <w:bottom w:val="single" w:sz="4" w:space="0" w:color="auto"/>
              <w:right w:val="single" w:sz="4" w:space="0" w:color="auto"/>
            </w:tcBorders>
            <w:shd w:val="clear" w:color="auto" w:fill="auto"/>
            <w:noWrap/>
            <w:vAlign w:val="bottom"/>
            <w:hideMark/>
          </w:tcPr>
          <w:p w14:paraId="757F52B1" w14:textId="77777777" w:rsidR="00AE1498" w:rsidRPr="00AE1498" w:rsidRDefault="00AE1498" w:rsidP="00AE1498">
            <w:pPr>
              <w:spacing w:after="0" w:line="240" w:lineRule="auto"/>
              <w:jc w:val="left"/>
              <w:rPr>
                <w:rFonts w:ascii="Calibri" w:eastAsia="Times New Roman" w:hAnsi="Calibri" w:cs="Calibri"/>
                <w:color w:val="000000"/>
                <w:shd w:val="clear" w:color="auto" w:fill="auto"/>
                <w:lang w:eastAsia="fr-CH"/>
              </w:rPr>
            </w:pPr>
            <w:r w:rsidRPr="00AE1498">
              <w:rPr>
                <w:rFonts w:ascii="Calibri" w:eastAsia="Times New Roman" w:hAnsi="Calibri" w:cs="Calibri"/>
                <w:color w:val="000000"/>
                <w:shd w:val="clear" w:color="auto" w:fill="auto"/>
                <w:lang w:eastAsia="fr-CH"/>
              </w:rPr>
              <w:t>Dimanche + Lundi</w:t>
            </w:r>
          </w:p>
        </w:tc>
      </w:tr>
    </w:tbl>
    <w:p w14:paraId="772EBFF7" w14:textId="77777777" w:rsidR="00AE1498" w:rsidRPr="007F7FEB" w:rsidRDefault="00AE1498" w:rsidP="00A00A7A">
      <w:pPr>
        <w:rPr>
          <w:lang w:eastAsia="fr-CH"/>
        </w:rPr>
      </w:pPr>
    </w:p>
    <w:tbl>
      <w:tblPr>
        <w:tblpPr w:leftFromText="141" w:rightFromText="141" w:vertAnchor="text" w:horzAnchor="margin" w:tblpXSpec="right" w:tblpY="6"/>
        <w:tblW w:w="2494" w:type="dxa"/>
        <w:tblCellMar>
          <w:left w:w="70" w:type="dxa"/>
          <w:right w:w="70" w:type="dxa"/>
        </w:tblCellMar>
        <w:tblLook w:val="04A0" w:firstRow="1" w:lastRow="0" w:firstColumn="1" w:lastColumn="0" w:noHBand="0" w:noVBand="1"/>
      </w:tblPr>
      <w:tblGrid>
        <w:gridCol w:w="1052"/>
        <w:gridCol w:w="753"/>
        <w:gridCol w:w="689"/>
      </w:tblGrid>
      <w:tr w:rsidR="0056034A" w:rsidRPr="00551EDE" w14:paraId="176B27FE" w14:textId="77777777" w:rsidTr="0056034A">
        <w:trPr>
          <w:trHeight w:val="274"/>
        </w:trPr>
        <w:tc>
          <w:tcPr>
            <w:tcW w:w="2494"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4193DF8"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WEB</w:t>
            </w:r>
          </w:p>
        </w:tc>
      </w:tr>
      <w:tr w:rsidR="0056034A" w:rsidRPr="00D609AD" w14:paraId="25D0A078" w14:textId="77777777" w:rsidTr="0056034A">
        <w:trPr>
          <w:trHeight w:val="261"/>
        </w:trPr>
        <w:tc>
          <w:tcPr>
            <w:tcW w:w="1052" w:type="dxa"/>
            <w:tcBorders>
              <w:top w:val="nil"/>
              <w:left w:val="single" w:sz="8" w:space="0" w:color="auto"/>
              <w:bottom w:val="nil"/>
              <w:right w:val="nil"/>
            </w:tcBorders>
            <w:shd w:val="clear" w:color="auto" w:fill="000000" w:themeFill="text1"/>
            <w:noWrap/>
            <w:vAlign w:val="bottom"/>
            <w:hideMark/>
          </w:tcPr>
          <w:p w14:paraId="04E9E709"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753" w:type="dxa"/>
            <w:tcBorders>
              <w:top w:val="nil"/>
              <w:left w:val="nil"/>
              <w:bottom w:val="single" w:sz="4" w:space="0" w:color="auto"/>
              <w:right w:val="nil"/>
            </w:tcBorders>
            <w:shd w:val="clear" w:color="auto" w:fill="000000" w:themeFill="text1"/>
            <w:noWrap/>
            <w:vAlign w:val="bottom"/>
            <w:hideMark/>
          </w:tcPr>
          <w:p w14:paraId="1C50FABF"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689" w:type="dxa"/>
            <w:tcBorders>
              <w:top w:val="nil"/>
              <w:left w:val="nil"/>
              <w:bottom w:val="single" w:sz="4" w:space="0" w:color="auto"/>
              <w:right w:val="single" w:sz="8" w:space="0" w:color="auto"/>
            </w:tcBorders>
            <w:shd w:val="clear" w:color="auto" w:fill="000000" w:themeFill="text1"/>
            <w:noWrap/>
            <w:vAlign w:val="bottom"/>
            <w:hideMark/>
          </w:tcPr>
          <w:p w14:paraId="69B026E2" w14:textId="77777777" w:rsidR="0056034A" w:rsidRPr="00D609AD" w:rsidRDefault="0056034A" w:rsidP="0056034A">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6034A" w:rsidRPr="00551EDE" w14:paraId="5E7F7013"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4FA8D271"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753" w:type="dxa"/>
            <w:tcBorders>
              <w:top w:val="nil"/>
              <w:left w:val="nil"/>
              <w:bottom w:val="nil"/>
              <w:right w:val="nil"/>
            </w:tcBorders>
            <w:shd w:val="clear" w:color="auto" w:fill="auto"/>
            <w:noWrap/>
            <w:vAlign w:val="bottom"/>
            <w:hideMark/>
          </w:tcPr>
          <w:p w14:paraId="1A9E1165"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nil"/>
              <w:right w:val="single" w:sz="8" w:space="0" w:color="auto"/>
            </w:tcBorders>
            <w:shd w:val="clear" w:color="auto" w:fill="auto"/>
            <w:noWrap/>
            <w:vAlign w:val="bottom"/>
            <w:hideMark/>
          </w:tcPr>
          <w:p w14:paraId="3D0E0916"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17711D6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59FB75F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753" w:type="dxa"/>
            <w:tcBorders>
              <w:top w:val="nil"/>
              <w:left w:val="nil"/>
              <w:bottom w:val="nil"/>
              <w:right w:val="nil"/>
            </w:tcBorders>
            <w:shd w:val="clear" w:color="auto" w:fill="D9D9D9" w:themeFill="background1" w:themeFillShade="D9"/>
            <w:noWrap/>
            <w:vAlign w:val="bottom"/>
            <w:hideMark/>
          </w:tcPr>
          <w:p w14:paraId="1EEAA376"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2A8DA7F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76C4823A"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698293A5"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753" w:type="dxa"/>
            <w:tcBorders>
              <w:top w:val="nil"/>
              <w:left w:val="nil"/>
              <w:bottom w:val="nil"/>
              <w:right w:val="nil"/>
            </w:tcBorders>
            <w:shd w:val="clear" w:color="auto" w:fill="auto"/>
            <w:noWrap/>
            <w:vAlign w:val="bottom"/>
            <w:hideMark/>
          </w:tcPr>
          <w:p w14:paraId="516711DC"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nil"/>
              <w:right w:val="single" w:sz="8" w:space="0" w:color="auto"/>
            </w:tcBorders>
            <w:shd w:val="clear" w:color="auto" w:fill="auto"/>
            <w:noWrap/>
            <w:vAlign w:val="bottom"/>
            <w:hideMark/>
          </w:tcPr>
          <w:p w14:paraId="7A24F47E"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7B18CF63"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BC4E008"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753" w:type="dxa"/>
            <w:tcBorders>
              <w:top w:val="nil"/>
              <w:left w:val="nil"/>
              <w:bottom w:val="nil"/>
              <w:right w:val="nil"/>
            </w:tcBorders>
            <w:shd w:val="clear" w:color="auto" w:fill="D9D9D9" w:themeFill="background1" w:themeFillShade="D9"/>
            <w:noWrap/>
            <w:vAlign w:val="bottom"/>
            <w:hideMark/>
          </w:tcPr>
          <w:p w14:paraId="7AD38192"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1F1EC92F"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1D9EB331" w14:textId="77777777" w:rsidTr="0056034A">
        <w:trPr>
          <w:trHeight w:val="261"/>
        </w:trPr>
        <w:tc>
          <w:tcPr>
            <w:tcW w:w="1052" w:type="dxa"/>
            <w:tcBorders>
              <w:top w:val="nil"/>
              <w:left w:val="single" w:sz="8" w:space="0" w:color="auto"/>
              <w:bottom w:val="nil"/>
              <w:right w:val="single" w:sz="4" w:space="0" w:color="auto"/>
            </w:tcBorders>
            <w:shd w:val="clear" w:color="auto" w:fill="auto"/>
            <w:noWrap/>
            <w:vAlign w:val="bottom"/>
            <w:hideMark/>
          </w:tcPr>
          <w:p w14:paraId="01D8F57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753" w:type="dxa"/>
            <w:tcBorders>
              <w:top w:val="nil"/>
              <w:left w:val="nil"/>
              <w:bottom w:val="nil"/>
              <w:right w:val="nil"/>
            </w:tcBorders>
            <w:shd w:val="clear" w:color="auto" w:fill="auto"/>
            <w:noWrap/>
            <w:vAlign w:val="bottom"/>
            <w:hideMark/>
          </w:tcPr>
          <w:p w14:paraId="7B4D8A4D"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nil"/>
              <w:right w:val="single" w:sz="8" w:space="0" w:color="auto"/>
            </w:tcBorders>
            <w:shd w:val="clear" w:color="auto" w:fill="auto"/>
            <w:noWrap/>
            <w:vAlign w:val="bottom"/>
            <w:hideMark/>
          </w:tcPr>
          <w:p w14:paraId="68BFB564"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r w:rsidR="0056034A" w:rsidRPr="00551EDE" w14:paraId="4F7D89AD" w14:textId="77777777" w:rsidTr="0056034A">
        <w:trPr>
          <w:trHeight w:val="261"/>
        </w:trPr>
        <w:tc>
          <w:tcPr>
            <w:tcW w:w="1052" w:type="dxa"/>
            <w:tcBorders>
              <w:top w:val="nil"/>
              <w:left w:val="single" w:sz="8" w:space="0" w:color="auto"/>
              <w:bottom w:val="nil"/>
              <w:right w:val="single" w:sz="4" w:space="0" w:color="auto"/>
            </w:tcBorders>
            <w:shd w:val="clear" w:color="auto" w:fill="D9D9D9" w:themeFill="background1" w:themeFillShade="D9"/>
            <w:noWrap/>
            <w:vAlign w:val="bottom"/>
            <w:hideMark/>
          </w:tcPr>
          <w:p w14:paraId="6C4D2DEC"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753" w:type="dxa"/>
            <w:tcBorders>
              <w:top w:val="nil"/>
              <w:left w:val="nil"/>
              <w:bottom w:val="nil"/>
              <w:right w:val="nil"/>
            </w:tcBorders>
            <w:shd w:val="clear" w:color="auto" w:fill="D9D9D9" w:themeFill="background1" w:themeFillShade="D9"/>
            <w:noWrap/>
            <w:vAlign w:val="bottom"/>
            <w:hideMark/>
          </w:tcPr>
          <w:p w14:paraId="67E7AFBE"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689" w:type="dxa"/>
            <w:tcBorders>
              <w:top w:val="nil"/>
              <w:left w:val="nil"/>
              <w:bottom w:val="nil"/>
              <w:right w:val="single" w:sz="8" w:space="0" w:color="auto"/>
            </w:tcBorders>
            <w:shd w:val="clear" w:color="auto" w:fill="D9D9D9" w:themeFill="background1" w:themeFillShade="D9"/>
            <w:noWrap/>
            <w:vAlign w:val="bottom"/>
            <w:hideMark/>
          </w:tcPr>
          <w:p w14:paraId="3E4DF35A"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6034A" w:rsidRPr="00551EDE" w14:paraId="016519C4" w14:textId="77777777" w:rsidTr="0056034A">
        <w:trPr>
          <w:trHeight w:val="274"/>
        </w:trPr>
        <w:tc>
          <w:tcPr>
            <w:tcW w:w="1052" w:type="dxa"/>
            <w:tcBorders>
              <w:top w:val="nil"/>
              <w:left w:val="single" w:sz="8" w:space="0" w:color="auto"/>
              <w:bottom w:val="single" w:sz="8" w:space="0" w:color="auto"/>
              <w:right w:val="single" w:sz="4" w:space="0" w:color="auto"/>
            </w:tcBorders>
            <w:shd w:val="clear" w:color="auto" w:fill="auto"/>
            <w:noWrap/>
            <w:vAlign w:val="bottom"/>
            <w:hideMark/>
          </w:tcPr>
          <w:p w14:paraId="1E17A4B7"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753" w:type="dxa"/>
            <w:tcBorders>
              <w:top w:val="nil"/>
              <w:left w:val="nil"/>
              <w:bottom w:val="single" w:sz="8" w:space="0" w:color="auto"/>
              <w:right w:val="nil"/>
            </w:tcBorders>
            <w:shd w:val="clear" w:color="auto" w:fill="auto"/>
            <w:noWrap/>
            <w:vAlign w:val="bottom"/>
            <w:hideMark/>
          </w:tcPr>
          <w:p w14:paraId="0C16C56B" w14:textId="77777777" w:rsidR="0056034A" w:rsidRPr="00551EDE" w:rsidRDefault="0056034A" w:rsidP="0056034A">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689" w:type="dxa"/>
            <w:tcBorders>
              <w:top w:val="nil"/>
              <w:left w:val="nil"/>
              <w:bottom w:val="single" w:sz="8" w:space="0" w:color="auto"/>
              <w:right w:val="single" w:sz="8" w:space="0" w:color="auto"/>
            </w:tcBorders>
            <w:shd w:val="clear" w:color="auto" w:fill="auto"/>
            <w:noWrap/>
            <w:vAlign w:val="bottom"/>
            <w:hideMark/>
          </w:tcPr>
          <w:p w14:paraId="60A0518B" w14:textId="77777777" w:rsidR="0056034A" w:rsidRPr="00551EDE" w:rsidRDefault="0056034A" w:rsidP="0056034A">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10pm</w:t>
            </w:r>
          </w:p>
        </w:tc>
      </w:tr>
    </w:tbl>
    <w:p w14:paraId="30B70C76" w14:textId="0A73EBD6" w:rsidR="0055666B" w:rsidRPr="00A00A7A" w:rsidRDefault="0055666B" w:rsidP="00EE5081">
      <w:pPr>
        <w:pStyle w:val="Titre3"/>
        <w:rPr>
          <w:lang w:eastAsia="fr-CH"/>
        </w:rPr>
      </w:pPr>
      <w:bookmarkStart w:id="132" w:name="_Toc532721162"/>
      <w:r w:rsidRPr="00A00A7A">
        <w:rPr>
          <w:lang w:eastAsia="fr-CH"/>
        </w:rPr>
        <w:t>SERVEUR WEB</w:t>
      </w:r>
      <w:bookmarkEnd w:id="132"/>
    </w:p>
    <w:p w14:paraId="3FB2EFAC" w14:textId="41870647" w:rsidR="002231D9" w:rsidRDefault="002902A3" w:rsidP="00A00A7A">
      <w:pPr>
        <w:rPr>
          <w:lang w:eastAsia="fr-CH"/>
        </w:rPr>
      </w:pPr>
      <w:r w:rsidRPr="007F7FEB">
        <w:rPr>
          <w:lang w:eastAsia="fr-CH"/>
        </w:rPr>
        <w:t>Pour le serveur web</w:t>
      </w:r>
      <w:r w:rsidR="002231D9" w:rsidRPr="007F7FEB">
        <w:rPr>
          <w:lang w:eastAsia="fr-CH"/>
        </w:rPr>
        <w:t>, nous effectuerons chaque 2 jours un snapshot de la VM sur l’espace de stockage</w:t>
      </w:r>
      <w:r w:rsidR="006C494F" w:rsidRPr="007F7FEB">
        <w:rPr>
          <w:lang w:eastAsia="fr-CH"/>
        </w:rPr>
        <w:t xml:space="preserve"> « LUN04_DATA_WEB_W » et ces snapshots seront conservés pendant 1 semaine.</w:t>
      </w:r>
    </w:p>
    <w:p w14:paraId="031F561B" w14:textId="233E8055" w:rsidR="00551EDE" w:rsidRDefault="00551EDE" w:rsidP="00A00A7A">
      <w:pPr>
        <w:rPr>
          <w:lang w:eastAsia="fr-CH"/>
        </w:rPr>
      </w:pPr>
    </w:p>
    <w:p w14:paraId="28E0653A" w14:textId="5C59C521" w:rsidR="0056034A" w:rsidRPr="007F7FEB" w:rsidRDefault="0056034A" w:rsidP="00A00A7A">
      <w:pPr>
        <w:rPr>
          <w:lang w:eastAsia="fr-CH"/>
        </w:rPr>
      </w:pPr>
    </w:p>
    <w:p w14:paraId="075D343B" w14:textId="46ED3A02" w:rsidR="00641B73" w:rsidRPr="00A00A7A" w:rsidRDefault="00641B73" w:rsidP="00EE5081">
      <w:pPr>
        <w:pStyle w:val="Titre3"/>
        <w:rPr>
          <w:lang w:eastAsia="fr-CH"/>
        </w:rPr>
      </w:pPr>
      <w:bookmarkStart w:id="133" w:name="_Toc532721163"/>
      <w:r w:rsidRPr="00A00A7A">
        <w:rPr>
          <w:lang w:eastAsia="fr-CH"/>
        </w:rPr>
        <w:t>SERVEUR AD</w:t>
      </w:r>
      <w:bookmarkEnd w:id="133"/>
    </w:p>
    <w:tbl>
      <w:tblPr>
        <w:tblpPr w:leftFromText="141" w:rightFromText="141" w:vertAnchor="text" w:horzAnchor="margin" w:tblpXSpec="right" w:tblpY="-100"/>
        <w:tblW w:w="2880" w:type="dxa"/>
        <w:tblCellMar>
          <w:left w:w="70" w:type="dxa"/>
          <w:right w:w="70" w:type="dxa"/>
        </w:tblCellMar>
        <w:tblLook w:val="04A0" w:firstRow="1" w:lastRow="0" w:firstColumn="1" w:lastColumn="0" w:noHBand="0" w:noVBand="1"/>
      </w:tblPr>
      <w:tblGrid>
        <w:gridCol w:w="1245"/>
        <w:gridCol w:w="860"/>
        <w:gridCol w:w="775"/>
      </w:tblGrid>
      <w:tr w:rsidR="00551EDE" w:rsidRPr="00551EDE" w14:paraId="75F4259D" w14:textId="77777777" w:rsidTr="00D609AD">
        <w:trPr>
          <w:trHeight w:val="315"/>
        </w:trPr>
        <w:tc>
          <w:tcPr>
            <w:tcW w:w="288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2B85DD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MAIL</w:t>
            </w:r>
          </w:p>
        </w:tc>
      </w:tr>
      <w:tr w:rsidR="00551EDE" w:rsidRPr="00551EDE" w14:paraId="7CD5E99F" w14:textId="77777777" w:rsidTr="00D609AD">
        <w:trPr>
          <w:trHeight w:val="300"/>
        </w:trPr>
        <w:tc>
          <w:tcPr>
            <w:tcW w:w="1245" w:type="dxa"/>
            <w:tcBorders>
              <w:top w:val="nil"/>
              <w:left w:val="single" w:sz="8" w:space="0" w:color="auto"/>
              <w:bottom w:val="nil"/>
              <w:right w:val="nil"/>
            </w:tcBorders>
            <w:shd w:val="clear" w:color="auto" w:fill="000000" w:themeFill="text1"/>
            <w:noWrap/>
            <w:vAlign w:val="bottom"/>
            <w:hideMark/>
          </w:tcPr>
          <w:p w14:paraId="3254008F"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Jour</w:t>
            </w:r>
          </w:p>
        </w:tc>
        <w:tc>
          <w:tcPr>
            <w:tcW w:w="860" w:type="dxa"/>
            <w:tcBorders>
              <w:top w:val="nil"/>
              <w:left w:val="nil"/>
              <w:bottom w:val="single" w:sz="4" w:space="0" w:color="auto"/>
              <w:right w:val="nil"/>
            </w:tcBorders>
            <w:shd w:val="clear" w:color="auto" w:fill="000000" w:themeFill="text1"/>
            <w:noWrap/>
            <w:vAlign w:val="bottom"/>
            <w:hideMark/>
          </w:tcPr>
          <w:p w14:paraId="5BA6368E"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Disque</w:t>
            </w:r>
          </w:p>
        </w:tc>
        <w:tc>
          <w:tcPr>
            <w:tcW w:w="775" w:type="dxa"/>
            <w:tcBorders>
              <w:top w:val="nil"/>
              <w:left w:val="nil"/>
              <w:bottom w:val="single" w:sz="4" w:space="0" w:color="auto"/>
              <w:right w:val="single" w:sz="8" w:space="0" w:color="auto"/>
            </w:tcBorders>
            <w:shd w:val="clear" w:color="auto" w:fill="000000" w:themeFill="text1"/>
            <w:noWrap/>
            <w:vAlign w:val="bottom"/>
            <w:hideMark/>
          </w:tcPr>
          <w:p w14:paraId="1287BFCD" w14:textId="77777777" w:rsidR="00551EDE" w:rsidRPr="00D609AD" w:rsidRDefault="00551EDE" w:rsidP="00551EDE">
            <w:pPr>
              <w:spacing w:after="0" w:line="240" w:lineRule="auto"/>
              <w:jc w:val="left"/>
              <w:rPr>
                <w:rFonts w:ascii="Calibri" w:eastAsia="Times New Roman" w:hAnsi="Calibri" w:cs="Calibri"/>
                <w:color w:val="FFFFFF" w:themeColor="background1"/>
                <w:shd w:val="clear" w:color="auto" w:fill="auto"/>
                <w:lang w:eastAsia="fr-CH"/>
              </w:rPr>
            </w:pPr>
            <w:r w:rsidRPr="00D609AD">
              <w:rPr>
                <w:rFonts w:ascii="Calibri" w:eastAsia="Times New Roman" w:hAnsi="Calibri" w:cs="Calibri"/>
                <w:color w:val="FFFFFF" w:themeColor="background1"/>
                <w:shd w:val="clear" w:color="auto" w:fill="auto"/>
                <w:lang w:eastAsia="fr-CH"/>
              </w:rPr>
              <w:t>Heure</w:t>
            </w:r>
          </w:p>
        </w:tc>
      </w:tr>
      <w:tr w:rsidR="00551EDE" w:rsidRPr="00551EDE" w14:paraId="453E5B3A"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57063E9"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Lundi</w:t>
            </w:r>
          </w:p>
        </w:tc>
        <w:tc>
          <w:tcPr>
            <w:tcW w:w="860" w:type="dxa"/>
            <w:tcBorders>
              <w:top w:val="nil"/>
              <w:left w:val="nil"/>
              <w:bottom w:val="nil"/>
              <w:right w:val="nil"/>
            </w:tcBorders>
            <w:shd w:val="clear" w:color="auto" w:fill="auto"/>
            <w:noWrap/>
            <w:vAlign w:val="bottom"/>
            <w:hideMark/>
          </w:tcPr>
          <w:p w14:paraId="33B5B1E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5C76664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0DF303BD"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43EAB1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Mardi</w:t>
            </w:r>
          </w:p>
        </w:tc>
        <w:tc>
          <w:tcPr>
            <w:tcW w:w="860" w:type="dxa"/>
            <w:tcBorders>
              <w:top w:val="nil"/>
              <w:left w:val="nil"/>
              <w:bottom w:val="nil"/>
              <w:right w:val="nil"/>
            </w:tcBorders>
            <w:shd w:val="clear" w:color="auto" w:fill="D9D9D9" w:themeFill="background1" w:themeFillShade="D9"/>
            <w:noWrap/>
            <w:vAlign w:val="bottom"/>
            <w:hideMark/>
          </w:tcPr>
          <w:p w14:paraId="733593B3"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697022C6"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C5912A5"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3EE31C2A"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Mercredi</w:t>
            </w:r>
          </w:p>
        </w:tc>
        <w:tc>
          <w:tcPr>
            <w:tcW w:w="860" w:type="dxa"/>
            <w:tcBorders>
              <w:top w:val="nil"/>
              <w:left w:val="nil"/>
              <w:bottom w:val="nil"/>
              <w:right w:val="nil"/>
            </w:tcBorders>
            <w:shd w:val="clear" w:color="auto" w:fill="auto"/>
            <w:noWrap/>
            <w:vAlign w:val="bottom"/>
            <w:hideMark/>
          </w:tcPr>
          <w:p w14:paraId="29BC3B12"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3532E3C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51D07872"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002D3D7B"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Jeudi</w:t>
            </w:r>
          </w:p>
        </w:tc>
        <w:tc>
          <w:tcPr>
            <w:tcW w:w="860" w:type="dxa"/>
            <w:tcBorders>
              <w:top w:val="nil"/>
              <w:left w:val="nil"/>
              <w:bottom w:val="nil"/>
              <w:right w:val="nil"/>
            </w:tcBorders>
            <w:shd w:val="clear" w:color="auto" w:fill="D9D9D9" w:themeFill="background1" w:themeFillShade="D9"/>
            <w:noWrap/>
            <w:vAlign w:val="bottom"/>
            <w:hideMark/>
          </w:tcPr>
          <w:p w14:paraId="629C3CC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1ED44E6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B861871" w14:textId="77777777" w:rsidTr="00D609AD">
        <w:trPr>
          <w:trHeight w:val="300"/>
        </w:trPr>
        <w:tc>
          <w:tcPr>
            <w:tcW w:w="1245" w:type="dxa"/>
            <w:tcBorders>
              <w:top w:val="nil"/>
              <w:left w:val="single" w:sz="8" w:space="0" w:color="auto"/>
              <w:bottom w:val="nil"/>
              <w:right w:val="single" w:sz="4" w:space="0" w:color="auto"/>
            </w:tcBorders>
            <w:shd w:val="clear" w:color="auto" w:fill="auto"/>
            <w:noWrap/>
            <w:vAlign w:val="bottom"/>
            <w:hideMark/>
          </w:tcPr>
          <w:p w14:paraId="45A97BA4"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Vendredi</w:t>
            </w:r>
          </w:p>
        </w:tc>
        <w:tc>
          <w:tcPr>
            <w:tcW w:w="860" w:type="dxa"/>
            <w:tcBorders>
              <w:top w:val="nil"/>
              <w:left w:val="nil"/>
              <w:bottom w:val="nil"/>
              <w:right w:val="nil"/>
            </w:tcBorders>
            <w:shd w:val="clear" w:color="auto" w:fill="auto"/>
            <w:noWrap/>
            <w:vAlign w:val="bottom"/>
            <w:hideMark/>
          </w:tcPr>
          <w:p w14:paraId="11F90E55"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auto"/>
            <w:noWrap/>
            <w:vAlign w:val="bottom"/>
            <w:hideMark/>
          </w:tcPr>
          <w:p w14:paraId="1AA79EDC"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7897A1CE" w14:textId="77777777" w:rsidTr="00D609AD">
        <w:trPr>
          <w:trHeight w:val="300"/>
        </w:trPr>
        <w:tc>
          <w:tcPr>
            <w:tcW w:w="1245" w:type="dxa"/>
            <w:tcBorders>
              <w:top w:val="nil"/>
              <w:left w:val="single" w:sz="8" w:space="0" w:color="auto"/>
              <w:bottom w:val="nil"/>
              <w:right w:val="single" w:sz="4" w:space="0" w:color="auto"/>
            </w:tcBorders>
            <w:shd w:val="clear" w:color="auto" w:fill="D9D9D9" w:themeFill="background1" w:themeFillShade="D9"/>
            <w:noWrap/>
            <w:vAlign w:val="bottom"/>
            <w:hideMark/>
          </w:tcPr>
          <w:p w14:paraId="52647B92"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Samedi</w:t>
            </w:r>
          </w:p>
        </w:tc>
        <w:tc>
          <w:tcPr>
            <w:tcW w:w="860" w:type="dxa"/>
            <w:tcBorders>
              <w:top w:val="nil"/>
              <w:left w:val="nil"/>
              <w:bottom w:val="nil"/>
              <w:right w:val="nil"/>
            </w:tcBorders>
            <w:shd w:val="clear" w:color="auto" w:fill="D9D9D9" w:themeFill="background1" w:themeFillShade="D9"/>
            <w:noWrap/>
            <w:vAlign w:val="bottom"/>
            <w:hideMark/>
          </w:tcPr>
          <w:p w14:paraId="73E565AE"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c>
          <w:tcPr>
            <w:tcW w:w="775" w:type="dxa"/>
            <w:tcBorders>
              <w:top w:val="nil"/>
              <w:left w:val="nil"/>
              <w:bottom w:val="nil"/>
              <w:right w:val="single" w:sz="8" w:space="0" w:color="auto"/>
            </w:tcBorders>
            <w:shd w:val="clear" w:color="auto" w:fill="D9D9D9" w:themeFill="background1" w:themeFillShade="D9"/>
            <w:noWrap/>
            <w:vAlign w:val="bottom"/>
            <w:hideMark/>
          </w:tcPr>
          <w:p w14:paraId="427AB5A7"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 </w:t>
            </w:r>
          </w:p>
        </w:tc>
      </w:tr>
      <w:tr w:rsidR="00551EDE" w:rsidRPr="00551EDE" w14:paraId="2E6D88F6" w14:textId="77777777" w:rsidTr="00D609AD">
        <w:trPr>
          <w:trHeight w:val="315"/>
        </w:trPr>
        <w:tc>
          <w:tcPr>
            <w:tcW w:w="1245" w:type="dxa"/>
            <w:tcBorders>
              <w:top w:val="nil"/>
              <w:left w:val="single" w:sz="8" w:space="0" w:color="auto"/>
              <w:bottom w:val="single" w:sz="8" w:space="0" w:color="auto"/>
              <w:right w:val="single" w:sz="4" w:space="0" w:color="auto"/>
            </w:tcBorders>
            <w:shd w:val="clear" w:color="auto" w:fill="auto"/>
            <w:noWrap/>
            <w:vAlign w:val="bottom"/>
            <w:hideMark/>
          </w:tcPr>
          <w:p w14:paraId="6C274961" w14:textId="77777777" w:rsidR="00551EDE" w:rsidRPr="00551EDE" w:rsidRDefault="00551EDE" w:rsidP="00551EDE">
            <w:pPr>
              <w:spacing w:after="0" w:line="240" w:lineRule="auto"/>
              <w:jc w:val="left"/>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Dimanche</w:t>
            </w:r>
          </w:p>
        </w:tc>
        <w:tc>
          <w:tcPr>
            <w:tcW w:w="860" w:type="dxa"/>
            <w:tcBorders>
              <w:top w:val="nil"/>
              <w:left w:val="nil"/>
              <w:bottom w:val="single" w:sz="8" w:space="0" w:color="auto"/>
              <w:right w:val="nil"/>
            </w:tcBorders>
            <w:shd w:val="clear" w:color="auto" w:fill="auto"/>
            <w:noWrap/>
            <w:vAlign w:val="bottom"/>
            <w:hideMark/>
          </w:tcPr>
          <w:p w14:paraId="3A36FDA8"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Serv</w:t>
            </w:r>
          </w:p>
        </w:tc>
        <w:tc>
          <w:tcPr>
            <w:tcW w:w="775" w:type="dxa"/>
            <w:tcBorders>
              <w:top w:val="nil"/>
              <w:left w:val="nil"/>
              <w:bottom w:val="single" w:sz="8" w:space="0" w:color="auto"/>
              <w:right w:val="single" w:sz="8" w:space="0" w:color="auto"/>
            </w:tcBorders>
            <w:shd w:val="clear" w:color="auto" w:fill="auto"/>
            <w:noWrap/>
            <w:vAlign w:val="bottom"/>
            <w:hideMark/>
          </w:tcPr>
          <w:p w14:paraId="6AADF3C4" w14:textId="77777777" w:rsidR="00551EDE" w:rsidRPr="00551EDE" w:rsidRDefault="00551EDE" w:rsidP="00551EDE">
            <w:pPr>
              <w:spacing w:after="0" w:line="240" w:lineRule="auto"/>
              <w:jc w:val="center"/>
              <w:rPr>
                <w:rFonts w:ascii="Calibri" w:eastAsia="Times New Roman" w:hAnsi="Calibri" w:cs="Calibri"/>
                <w:color w:val="000000"/>
                <w:shd w:val="clear" w:color="auto" w:fill="auto"/>
                <w:lang w:eastAsia="fr-CH"/>
              </w:rPr>
            </w:pPr>
            <w:r w:rsidRPr="00551EDE">
              <w:rPr>
                <w:rFonts w:ascii="Calibri" w:eastAsia="Times New Roman" w:hAnsi="Calibri" w:cs="Calibri"/>
                <w:color w:val="000000"/>
                <w:shd w:val="clear" w:color="auto" w:fill="auto"/>
                <w:lang w:eastAsia="fr-CH"/>
              </w:rPr>
              <w:t>3am</w:t>
            </w:r>
          </w:p>
        </w:tc>
      </w:tr>
    </w:tbl>
    <w:p w14:paraId="4800ADAC" w14:textId="6B91017C" w:rsidR="00004679" w:rsidRDefault="00004679" w:rsidP="00A00A7A">
      <w:pPr>
        <w:rPr>
          <w:lang w:eastAsia="fr-CH"/>
        </w:rPr>
      </w:pPr>
      <w:r w:rsidRPr="007F7FEB">
        <w:rPr>
          <w:lang w:eastAsia="fr-CH"/>
        </w:rPr>
        <w:t xml:space="preserve">Pour le serveur d’Active Directory, nous effectuerons chaque </w:t>
      </w:r>
      <w:r w:rsidR="00DB162D" w:rsidRPr="007F7FEB">
        <w:rPr>
          <w:lang w:eastAsia="fr-CH"/>
        </w:rPr>
        <w:t>1 fois par semaine un snapshot de la VM sur l’espace de stockage « LUN03_DATA_WEB_D » et chaque snaps</w:t>
      </w:r>
      <w:r w:rsidR="00551EDE">
        <w:rPr>
          <w:lang w:eastAsia="fr-CH"/>
        </w:rPr>
        <w:t>hot sera conservé durant 1 mois.</w:t>
      </w:r>
    </w:p>
    <w:p w14:paraId="34F2F399" w14:textId="5108FB7A" w:rsidR="00551EDE" w:rsidRDefault="00551EDE" w:rsidP="00A00A7A">
      <w:pPr>
        <w:rPr>
          <w:lang w:eastAsia="fr-CH"/>
        </w:rPr>
      </w:pPr>
    </w:p>
    <w:p w14:paraId="60A469BC" w14:textId="31771E17" w:rsidR="00551EDE" w:rsidRDefault="00551EDE" w:rsidP="00A00A7A">
      <w:pPr>
        <w:rPr>
          <w:lang w:eastAsia="fr-CH"/>
        </w:rPr>
      </w:pPr>
    </w:p>
    <w:p w14:paraId="41CA31E5" w14:textId="628D6B6A" w:rsidR="00551EDE" w:rsidRDefault="00551EDE" w:rsidP="00A00A7A">
      <w:pPr>
        <w:rPr>
          <w:lang w:eastAsia="fr-CH"/>
        </w:rPr>
      </w:pPr>
    </w:p>
    <w:p w14:paraId="665EB5DF" w14:textId="42734B20" w:rsidR="00551EDE" w:rsidRDefault="00551EDE" w:rsidP="00A00A7A">
      <w:pPr>
        <w:rPr>
          <w:lang w:eastAsia="fr-CH"/>
        </w:rPr>
      </w:pPr>
    </w:p>
    <w:p w14:paraId="5C15DFF8" w14:textId="77777777" w:rsidR="00551EDE" w:rsidRPr="007F7FEB" w:rsidRDefault="00551EDE" w:rsidP="00A00A7A">
      <w:pPr>
        <w:rPr>
          <w:lang w:eastAsia="fr-CH"/>
        </w:rPr>
      </w:pPr>
    </w:p>
    <w:p w14:paraId="22E40E33" w14:textId="6200C81F" w:rsidR="00820F97" w:rsidRPr="00A00A7A" w:rsidRDefault="00820F97" w:rsidP="00EE5081">
      <w:pPr>
        <w:pStyle w:val="Titre3"/>
        <w:rPr>
          <w:lang w:eastAsia="fr-CH"/>
        </w:rPr>
      </w:pPr>
      <w:bookmarkStart w:id="134" w:name="_Toc532721164"/>
      <w:r w:rsidRPr="00A00A7A">
        <w:rPr>
          <w:lang w:eastAsia="fr-CH"/>
        </w:rPr>
        <w:t>CLOUD</w:t>
      </w:r>
      <w:bookmarkEnd w:id="134"/>
    </w:p>
    <w:p w14:paraId="530A4033" w14:textId="66815F5F" w:rsidR="00820F97" w:rsidRDefault="00C51003" w:rsidP="00A00A7A">
      <w:pPr>
        <w:rPr>
          <w:lang w:eastAsia="fr-CH"/>
        </w:rPr>
      </w:pPr>
      <w:r w:rsidRPr="007F7FEB">
        <w:rPr>
          <w:lang w:eastAsia="fr-CH"/>
        </w:rPr>
        <w:t>U</w:t>
      </w:r>
      <w:r w:rsidR="00820F97" w:rsidRPr="007F7FEB">
        <w:rPr>
          <w:lang w:eastAsia="fr-CH"/>
        </w:rPr>
        <w:t xml:space="preserve">ne fois par semaine, les espaces de stockage </w:t>
      </w:r>
      <w:r w:rsidR="00296F45">
        <w:rPr>
          <w:lang w:eastAsia="fr-CH"/>
        </w:rPr>
        <w:t>M :, D; et W :,</w:t>
      </w:r>
      <w:r w:rsidR="00820F97" w:rsidRPr="007F7FEB">
        <w:rPr>
          <w:lang w:eastAsia="fr-CH"/>
        </w:rPr>
        <w:t xml:space="preserve"> seront stockés sur un serveur cloud de chez Infomaniak.</w:t>
      </w:r>
      <w:r w:rsidR="00296F45">
        <w:rPr>
          <w:lang w:eastAsia="fr-CH"/>
        </w:rPr>
        <w:t xml:space="preserve"> </w:t>
      </w:r>
    </w:p>
    <w:p w14:paraId="0C34C051" w14:textId="4878E08B" w:rsidR="00296F45" w:rsidRPr="007F7FEB" w:rsidRDefault="00296F45" w:rsidP="00A00A7A">
      <w:pPr>
        <w:rPr>
          <w:lang w:eastAsia="fr-CH"/>
        </w:rPr>
      </w:pPr>
      <w:r>
        <w:rPr>
          <w:lang w:eastAsia="fr-CH"/>
        </w:rPr>
        <w:t>Une fois par jour pour les espaces de stockage S : et F :.</w:t>
      </w:r>
    </w:p>
    <w:p w14:paraId="442E1994" w14:textId="045AF7AD" w:rsidR="007F7FEB" w:rsidRDefault="007F7FEB" w:rsidP="00EE5081">
      <w:pPr>
        <w:pStyle w:val="Titre2"/>
        <w:rPr>
          <w:lang w:eastAsia="fr-CH"/>
        </w:rPr>
      </w:pPr>
      <w:bookmarkStart w:id="135" w:name="_Toc532721165"/>
      <w:r>
        <w:rPr>
          <w:lang w:eastAsia="fr-CH"/>
        </w:rPr>
        <w:t>Reprise d’activité</w:t>
      </w:r>
      <w:bookmarkEnd w:id="135"/>
    </w:p>
    <w:p w14:paraId="562FE9F6" w14:textId="2F92096A" w:rsidR="00702522" w:rsidRPr="00702522" w:rsidRDefault="00702522" w:rsidP="00A00A7A">
      <w:pPr>
        <w:rPr>
          <w:lang w:eastAsia="fr-CH"/>
        </w:rPr>
      </w:pPr>
      <w:r>
        <w:rPr>
          <w:lang w:eastAsia="fr-CH"/>
        </w:rPr>
        <w:t>Une procédure claire devra être créée et donnée au Directeur de l’entreprise, afin de donner la possibilité à n’importe quelle entreprise informatique avec les capacités requises, d’exécuter le plan de reprise d’activité.</w:t>
      </w:r>
    </w:p>
    <w:p w14:paraId="18300E67" w14:textId="1EEFF793" w:rsidR="00702522" w:rsidRDefault="00604067" w:rsidP="00EE5081">
      <w:pPr>
        <w:pStyle w:val="Titre3"/>
        <w:rPr>
          <w:lang w:eastAsia="fr-CH"/>
        </w:rPr>
      </w:pPr>
      <w:bookmarkStart w:id="136" w:name="_Toc532721166"/>
      <w:r>
        <w:rPr>
          <w:lang w:eastAsia="fr-CH"/>
        </w:rPr>
        <w:t>RTO</w:t>
      </w:r>
      <w:bookmarkEnd w:id="136"/>
    </w:p>
    <w:p w14:paraId="3AA70C86" w14:textId="43FA7D8A" w:rsidR="00604067" w:rsidRDefault="00702522" w:rsidP="00A00A7A">
      <w:pPr>
        <w:rPr>
          <w:lang w:eastAsia="fr-CH"/>
        </w:rPr>
      </w:pPr>
      <w:r>
        <w:rPr>
          <w:lang w:eastAsia="fr-CH"/>
        </w:rPr>
        <w:t>En cas de sinistre grave et qu’implique une perte totale de données sauvegardées sur le local informatique</w:t>
      </w:r>
      <w:r w:rsidR="00E66708">
        <w:rPr>
          <w:lang w:eastAsia="fr-CH"/>
        </w:rPr>
        <w:t>,</w:t>
      </w:r>
      <w:r>
        <w:rPr>
          <w:lang w:eastAsia="fr-CH"/>
        </w:rPr>
        <w:t xml:space="preserve"> </w:t>
      </w:r>
      <w:r w:rsidR="00E66708">
        <w:rPr>
          <w:lang w:eastAsia="fr-CH"/>
        </w:rPr>
        <w:t>les points suivants devront être respectés :</w:t>
      </w:r>
    </w:p>
    <w:p w14:paraId="0414569D" w14:textId="3E954172" w:rsidR="00E66708" w:rsidRDefault="00E66708" w:rsidP="00A00A7A">
      <w:pPr>
        <w:pStyle w:val="Paragraphedeliste"/>
        <w:numPr>
          <w:ilvl w:val="0"/>
          <w:numId w:val="21"/>
        </w:numPr>
        <w:rPr>
          <w:lang w:eastAsia="fr-CH"/>
        </w:rPr>
      </w:pPr>
      <w:r>
        <w:rPr>
          <w:lang w:eastAsia="fr-CH"/>
        </w:rPr>
        <w:t xml:space="preserve">Le problème doit être détecté rapidement à l’aide d’un outil de supervision en ligne, qui enverra, </w:t>
      </w:r>
      <w:r w:rsidRPr="00E66708">
        <w:rPr>
          <w:lang w:eastAsia="fr-CH"/>
        </w:rPr>
        <w:t>immédiatement</w:t>
      </w:r>
      <w:r>
        <w:rPr>
          <w:lang w:eastAsia="fr-CH"/>
        </w:rPr>
        <w:t>, des alertes lors d’un dérangement technique.</w:t>
      </w:r>
    </w:p>
    <w:p w14:paraId="7EFC958A" w14:textId="2913A74F" w:rsidR="00E66708" w:rsidRDefault="00E66708" w:rsidP="00A00A7A">
      <w:pPr>
        <w:pStyle w:val="Paragraphedeliste"/>
        <w:numPr>
          <w:ilvl w:val="0"/>
          <w:numId w:val="21"/>
        </w:numPr>
        <w:rPr>
          <w:lang w:eastAsia="fr-CH"/>
        </w:rPr>
      </w:pPr>
      <w:r>
        <w:rPr>
          <w:lang w:eastAsia="fr-CH"/>
        </w:rPr>
        <w:t>Temps maximum de détection : 1 h</w:t>
      </w:r>
    </w:p>
    <w:p w14:paraId="105499EB" w14:textId="29CFA761" w:rsidR="00E66708" w:rsidRDefault="00604067" w:rsidP="00A00A7A">
      <w:pPr>
        <w:pStyle w:val="Paragraphedeliste"/>
        <w:numPr>
          <w:ilvl w:val="0"/>
          <w:numId w:val="21"/>
        </w:numPr>
        <w:rPr>
          <w:lang w:eastAsia="fr-CH"/>
        </w:rPr>
      </w:pPr>
      <w:r>
        <w:rPr>
          <w:lang w:eastAsia="fr-CH"/>
        </w:rPr>
        <w:t>Temps d’analyse et lancement du plan de reprise d’activité : 2h</w:t>
      </w:r>
    </w:p>
    <w:p w14:paraId="10389D53" w14:textId="61568AA1" w:rsidR="00604067" w:rsidRDefault="00604067" w:rsidP="00A00A7A">
      <w:pPr>
        <w:pStyle w:val="Paragraphedeliste"/>
        <w:numPr>
          <w:ilvl w:val="0"/>
          <w:numId w:val="21"/>
        </w:numPr>
        <w:rPr>
          <w:lang w:eastAsia="fr-CH"/>
        </w:rPr>
      </w:pPr>
      <w:r>
        <w:rPr>
          <w:lang w:eastAsia="fr-CH"/>
        </w:rPr>
        <w:t>Mise en œuvre et restauration des données : 3h</w:t>
      </w:r>
    </w:p>
    <w:p w14:paraId="703F3A80" w14:textId="5923925F" w:rsidR="00E66708" w:rsidRDefault="00604067" w:rsidP="00A00A7A">
      <w:pPr>
        <w:pStyle w:val="Paragraphedeliste"/>
        <w:rPr>
          <w:lang w:eastAsia="fr-CH"/>
        </w:rPr>
      </w:pPr>
      <w:r>
        <w:rPr>
          <w:lang w:eastAsia="fr-CH"/>
        </w:rPr>
        <w:t>RTO = 6h Max</w:t>
      </w:r>
    </w:p>
    <w:p w14:paraId="44B32A51" w14:textId="21819CB8" w:rsidR="00604067" w:rsidRDefault="00604067" w:rsidP="00EE5081">
      <w:pPr>
        <w:pStyle w:val="Titre3"/>
        <w:rPr>
          <w:lang w:eastAsia="fr-CH"/>
        </w:rPr>
      </w:pPr>
      <w:bookmarkStart w:id="137" w:name="_Toc532721167"/>
      <w:r>
        <w:rPr>
          <w:lang w:eastAsia="fr-CH"/>
        </w:rPr>
        <w:t>RPO</w:t>
      </w:r>
      <w:bookmarkEnd w:id="137"/>
    </w:p>
    <w:p w14:paraId="22E39DE7" w14:textId="515A754E" w:rsidR="00604067" w:rsidRDefault="00296F45" w:rsidP="00A00A7A">
      <w:pPr>
        <w:pStyle w:val="Paragraphedeliste"/>
        <w:numPr>
          <w:ilvl w:val="0"/>
          <w:numId w:val="22"/>
        </w:numPr>
        <w:rPr>
          <w:lang w:eastAsia="fr-CH"/>
        </w:rPr>
      </w:pPr>
      <w:r>
        <w:rPr>
          <w:lang w:eastAsia="fr-CH"/>
        </w:rPr>
        <w:t xml:space="preserve">Maximum une semaine de perte de données pour </w:t>
      </w:r>
      <w:r w:rsidR="00C66556">
        <w:rPr>
          <w:lang w:eastAsia="fr-CH"/>
        </w:rPr>
        <w:t>les serveurs</w:t>
      </w:r>
      <w:r>
        <w:rPr>
          <w:lang w:eastAsia="fr-CH"/>
        </w:rPr>
        <w:t xml:space="preserve"> Web, Mail et AD.</w:t>
      </w:r>
    </w:p>
    <w:p w14:paraId="57AA110D" w14:textId="7B0B944A" w:rsidR="00702522" w:rsidRPr="00702522" w:rsidRDefault="00296F45" w:rsidP="00694E22">
      <w:pPr>
        <w:pStyle w:val="Paragraphedeliste"/>
        <w:numPr>
          <w:ilvl w:val="0"/>
          <w:numId w:val="22"/>
        </w:numPr>
        <w:rPr>
          <w:lang w:eastAsia="fr-CH"/>
        </w:rPr>
      </w:pPr>
      <w:r>
        <w:rPr>
          <w:lang w:eastAsia="fr-CH"/>
        </w:rPr>
        <w:t xml:space="preserve">Une journée pour </w:t>
      </w:r>
      <w:r w:rsidR="00C66556">
        <w:rPr>
          <w:lang w:eastAsia="fr-CH"/>
        </w:rPr>
        <w:t>les serveurs</w:t>
      </w:r>
      <w:r>
        <w:rPr>
          <w:lang w:eastAsia="fr-CH"/>
        </w:rPr>
        <w:t xml:space="preserve"> SQL et de fichiers.</w:t>
      </w:r>
      <w:r w:rsidR="00694E22" w:rsidRPr="00702522">
        <w:rPr>
          <w:lang w:eastAsia="fr-CH"/>
        </w:rPr>
        <w:t xml:space="preserve"> </w:t>
      </w:r>
    </w:p>
    <w:p w14:paraId="08EBAF69" w14:textId="5621EBDF" w:rsidR="003D007D" w:rsidRPr="007F7FEB" w:rsidRDefault="003D007D" w:rsidP="00EE5081">
      <w:pPr>
        <w:pStyle w:val="Titre1"/>
      </w:pPr>
      <w:bookmarkStart w:id="138" w:name="_Toc532721168"/>
      <w:r w:rsidRPr="007F7FEB">
        <w:lastRenderedPageBreak/>
        <w:t>Sources</w:t>
      </w:r>
      <w:bookmarkEnd w:id="138"/>
    </w:p>
    <w:tbl>
      <w:tblPr>
        <w:tblStyle w:val="TableauGrille2"/>
        <w:tblW w:w="0" w:type="auto"/>
        <w:tblLayout w:type="fixed"/>
        <w:tblLook w:val="04A0" w:firstRow="1" w:lastRow="0" w:firstColumn="1" w:lastColumn="0" w:noHBand="0" w:noVBand="1"/>
      </w:tblPr>
      <w:tblGrid>
        <w:gridCol w:w="851"/>
        <w:gridCol w:w="8219"/>
      </w:tblGrid>
      <w:tr w:rsidR="007F7FEB" w:rsidRPr="007F7FEB" w14:paraId="340470A7" w14:textId="77777777" w:rsidTr="008F19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4E373D07" w14:textId="49E053CE" w:rsidR="003D007D" w:rsidRPr="007F7FEB" w:rsidRDefault="003D007D" w:rsidP="00A00A7A">
            <w:pPr>
              <w:rPr>
                <w:lang w:eastAsia="fr-CH"/>
              </w:rPr>
            </w:pPr>
            <w:r w:rsidRPr="007F7FEB">
              <w:rPr>
                <w:lang w:eastAsia="fr-CH"/>
              </w:rPr>
              <w:t>N° de page</w:t>
            </w:r>
          </w:p>
        </w:tc>
        <w:tc>
          <w:tcPr>
            <w:tcW w:w="8219" w:type="dxa"/>
          </w:tcPr>
          <w:p w14:paraId="382D117B" w14:textId="25598017" w:rsidR="003D007D" w:rsidRPr="007F7FEB" w:rsidRDefault="003D007D" w:rsidP="00A00A7A">
            <w:pPr>
              <w:cnfStyle w:val="100000000000" w:firstRow="1" w:lastRow="0" w:firstColumn="0" w:lastColumn="0" w:oddVBand="0" w:evenVBand="0" w:oddHBand="0" w:evenHBand="0" w:firstRowFirstColumn="0" w:firstRowLastColumn="0" w:lastRowFirstColumn="0" w:lastRowLastColumn="0"/>
              <w:rPr>
                <w:lang w:eastAsia="fr-CH"/>
              </w:rPr>
            </w:pPr>
            <w:r w:rsidRPr="007F7FEB">
              <w:rPr>
                <w:lang w:eastAsia="fr-CH"/>
              </w:rPr>
              <w:t>Lien de la source</w:t>
            </w:r>
          </w:p>
        </w:tc>
      </w:tr>
      <w:tr w:rsidR="007F7FEB" w:rsidRPr="007F7FEB" w14:paraId="2525DA0A"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9628FC2" w14:textId="61BC761B" w:rsidR="003D007D" w:rsidRPr="007F7FEB" w:rsidRDefault="003D007D" w:rsidP="00A00A7A">
            <w:pPr>
              <w:rPr>
                <w:lang w:eastAsia="fr-CH"/>
              </w:rPr>
            </w:pPr>
            <w:r w:rsidRPr="007F7FEB">
              <w:rPr>
                <w:highlight w:val="lightGray"/>
                <w:lang w:eastAsia="fr-CH"/>
              </w:rPr>
              <w:t>5</w:t>
            </w:r>
          </w:p>
        </w:tc>
        <w:tc>
          <w:tcPr>
            <w:tcW w:w="8219" w:type="dxa"/>
          </w:tcPr>
          <w:p w14:paraId="4531DE31" w14:textId="533F10F7" w:rsidR="003D007D" w:rsidRPr="007F7FEB" w:rsidRDefault="005E1AD6" w:rsidP="00A00A7A">
            <w:pPr>
              <w:cnfStyle w:val="000000100000" w:firstRow="0" w:lastRow="0" w:firstColumn="0" w:lastColumn="0" w:oddVBand="0" w:evenVBand="0" w:oddHBand="1" w:evenHBand="0" w:firstRowFirstColumn="0" w:firstRowLastColumn="0" w:lastRowFirstColumn="0" w:lastRowLastColumn="0"/>
              <w:rPr>
                <w:lang w:eastAsia="fr-CH"/>
              </w:rPr>
            </w:pPr>
            <w:hyperlink r:id="rId74" w:history="1">
              <w:r w:rsidR="003D007D" w:rsidRPr="007F7FEB">
                <w:rPr>
                  <w:rStyle w:val="Lienhypertexte"/>
                  <w:color w:val="auto"/>
                  <w:highlight w:val="lightGray"/>
                </w:rPr>
                <w:t>https://www.casinosbarriere.com/fr/montreux.html</w:t>
              </w:r>
            </w:hyperlink>
          </w:p>
        </w:tc>
      </w:tr>
      <w:tr w:rsidR="007F7FEB" w:rsidRPr="007F7FEB" w14:paraId="7618984A"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82A7C1D" w14:textId="718D7721" w:rsidR="003D007D" w:rsidRPr="007F7FEB" w:rsidRDefault="00B62CB3" w:rsidP="00A00A7A">
            <w:pPr>
              <w:rPr>
                <w:lang w:eastAsia="fr-CH"/>
              </w:rPr>
            </w:pPr>
            <w:r w:rsidRPr="007F7FEB">
              <w:rPr>
                <w:lang w:eastAsia="fr-CH"/>
              </w:rPr>
              <w:t>7</w:t>
            </w:r>
          </w:p>
        </w:tc>
        <w:tc>
          <w:tcPr>
            <w:tcW w:w="8219" w:type="dxa"/>
          </w:tcPr>
          <w:p w14:paraId="50E82D24" w14:textId="7BDD03E5" w:rsidR="003D007D" w:rsidRPr="007F7FEB" w:rsidRDefault="005E1AD6" w:rsidP="00A00A7A">
            <w:pPr>
              <w:cnfStyle w:val="000000000000" w:firstRow="0" w:lastRow="0" w:firstColumn="0" w:lastColumn="0" w:oddVBand="0" w:evenVBand="0" w:oddHBand="0" w:evenHBand="0" w:firstRowFirstColumn="0" w:firstRowLastColumn="0" w:lastRowFirstColumn="0" w:lastRowLastColumn="0"/>
              <w:rPr>
                <w:lang w:eastAsia="fr-CH"/>
              </w:rPr>
            </w:pPr>
            <w:hyperlink r:id="rId75" w:history="1">
              <w:r w:rsidR="00B62CB3" w:rsidRPr="007F7FEB">
                <w:rPr>
                  <w:rStyle w:val="Lienhypertexte"/>
                  <w:color w:val="auto"/>
                </w:rPr>
                <w:t>https://www.loro.ch</w:t>
              </w:r>
            </w:hyperlink>
          </w:p>
        </w:tc>
      </w:tr>
      <w:tr w:rsidR="007F7FEB" w:rsidRPr="007F7FEB" w14:paraId="26893C14"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8974366" w14:textId="43020992" w:rsidR="003D007D" w:rsidRPr="007F7FEB" w:rsidRDefault="00105B71" w:rsidP="00A00A7A">
            <w:pPr>
              <w:rPr>
                <w:lang w:eastAsia="fr-CH"/>
              </w:rPr>
            </w:pPr>
            <w:r w:rsidRPr="007F7FEB">
              <w:rPr>
                <w:highlight w:val="lightGray"/>
                <w:lang w:eastAsia="fr-CH"/>
              </w:rPr>
              <w:t>10</w:t>
            </w:r>
          </w:p>
        </w:tc>
        <w:tc>
          <w:tcPr>
            <w:tcW w:w="8219" w:type="dxa"/>
          </w:tcPr>
          <w:p w14:paraId="4E0164EA" w14:textId="70E9104E" w:rsidR="003D007D" w:rsidRPr="007F7FEB" w:rsidRDefault="005E1AD6" w:rsidP="00A00A7A">
            <w:pPr>
              <w:cnfStyle w:val="000000100000" w:firstRow="0" w:lastRow="0" w:firstColumn="0" w:lastColumn="0" w:oddVBand="0" w:evenVBand="0" w:oddHBand="1" w:evenHBand="0" w:firstRowFirstColumn="0" w:firstRowLastColumn="0" w:lastRowFirstColumn="0" w:lastRowLastColumn="0"/>
              <w:rPr>
                <w:lang w:eastAsia="fr-CH"/>
              </w:rPr>
            </w:pPr>
            <w:hyperlink r:id="rId76" w:history="1">
              <w:r w:rsidR="00105B71" w:rsidRPr="007F7FEB">
                <w:rPr>
                  <w:rStyle w:val="Lienhypertexte"/>
                  <w:color w:val="auto"/>
                  <w:highlight w:val="lightGray"/>
                </w:rPr>
                <w:t>https://www.vtx.ch</w:t>
              </w:r>
            </w:hyperlink>
          </w:p>
        </w:tc>
      </w:tr>
      <w:tr w:rsidR="007F7FEB" w:rsidRPr="007F7FEB" w14:paraId="4EC86656"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79D28149" w14:textId="7FEE13D2" w:rsidR="003D007D" w:rsidRPr="007F7FEB" w:rsidRDefault="00105B71" w:rsidP="00A00A7A">
            <w:pPr>
              <w:rPr>
                <w:lang w:eastAsia="fr-CH"/>
              </w:rPr>
            </w:pPr>
            <w:r w:rsidRPr="007F7FEB">
              <w:rPr>
                <w:lang w:eastAsia="fr-CH"/>
              </w:rPr>
              <w:t>12</w:t>
            </w:r>
          </w:p>
        </w:tc>
        <w:tc>
          <w:tcPr>
            <w:tcW w:w="8219" w:type="dxa"/>
          </w:tcPr>
          <w:p w14:paraId="1BB6CC4D" w14:textId="1A0BAADB" w:rsidR="003D007D" w:rsidRPr="007F7FEB" w:rsidRDefault="00105B71" w:rsidP="00A00A7A">
            <w:pPr>
              <w:cnfStyle w:val="000000000000" w:firstRow="0" w:lastRow="0" w:firstColumn="0" w:lastColumn="0" w:oddVBand="0" w:evenVBand="0" w:oddHBand="0" w:evenHBand="0" w:firstRowFirstColumn="0" w:firstRowLastColumn="0" w:lastRowFirstColumn="0" w:lastRowLastColumn="0"/>
              <w:rPr>
                <w:lang w:eastAsia="fr-CH"/>
              </w:rPr>
            </w:pPr>
            <w:r w:rsidRPr="007F7FEB">
              <w:rPr>
                <w:lang w:eastAsia="fr-CH"/>
              </w:rPr>
              <w:t>http://www.unil.ch</w:t>
            </w:r>
          </w:p>
        </w:tc>
      </w:tr>
      <w:tr w:rsidR="007F7FEB" w:rsidRPr="007F7FEB" w14:paraId="04EBB858"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78D0966" w14:textId="7559CAA5" w:rsidR="00595B95" w:rsidRPr="007F7FEB" w:rsidRDefault="00595B95" w:rsidP="00A00A7A">
            <w:pPr>
              <w:rPr>
                <w:highlight w:val="lightGray"/>
                <w:lang w:eastAsia="fr-CH"/>
              </w:rPr>
            </w:pPr>
            <w:r w:rsidRPr="007F7FEB">
              <w:rPr>
                <w:highlight w:val="lightGray"/>
                <w:lang w:eastAsia="fr-CH"/>
              </w:rPr>
              <w:t>14</w:t>
            </w:r>
          </w:p>
        </w:tc>
        <w:tc>
          <w:tcPr>
            <w:tcW w:w="8219" w:type="dxa"/>
          </w:tcPr>
          <w:p w14:paraId="6D4403B8" w14:textId="77777777" w:rsidR="00595B95" w:rsidRPr="007F7FEB" w:rsidRDefault="005E1AD6" w:rsidP="00A00A7A">
            <w:pPr>
              <w:cnfStyle w:val="000000100000" w:firstRow="0" w:lastRow="0" w:firstColumn="0" w:lastColumn="0" w:oddVBand="0" w:evenVBand="0" w:oddHBand="1" w:evenHBand="0" w:firstRowFirstColumn="0" w:firstRowLastColumn="0" w:lastRowFirstColumn="0" w:lastRowLastColumn="0"/>
              <w:rPr>
                <w:rStyle w:val="Lienhypertexte"/>
                <w:color w:val="auto"/>
                <w:highlight w:val="lightGray"/>
                <w:lang w:val="fr-FR"/>
              </w:rPr>
            </w:pPr>
            <w:hyperlink r:id="rId77" w:history="1">
              <w:r w:rsidR="00595B95" w:rsidRPr="007F7FEB">
                <w:rPr>
                  <w:rStyle w:val="Lienhypertexte"/>
                  <w:color w:val="auto"/>
                  <w:highlight w:val="lightGray"/>
                  <w:lang w:val="fr-FR"/>
                </w:rPr>
                <w:t>https://fr.wikipedia.org/wiki/Grappe_de_serveurs</w:t>
              </w:r>
            </w:hyperlink>
          </w:p>
          <w:p w14:paraId="68AE61D3" w14:textId="654FA313" w:rsidR="00595B95" w:rsidRPr="007F7FEB" w:rsidRDefault="005E1AD6"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78" w:history="1">
              <w:r w:rsidR="00595B95" w:rsidRPr="007F7FEB">
                <w:rPr>
                  <w:rStyle w:val="Lienhypertexte"/>
                  <w:color w:val="auto"/>
                  <w:highlight w:val="lightGray"/>
                </w:rPr>
                <w:t>https://fr.wikipedia.org/wiki/N%C5%93ud_(r%C3%A9seau)</w:t>
              </w:r>
            </w:hyperlink>
          </w:p>
        </w:tc>
      </w:tr>
      <w:tr w:rsidR="007F7FEB" w:rsidRPr="007F7FEB" w14:paraId="3B07B5CC"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790ACC34" w14:textId="74D66490" w:rsidR="003D007D" w:rsidRPr="007F7FEB" w:rsidRDefault="001C5A09" w:rsidP="00A00A7A">
            <w:pPr>
              <w:rPr>
                <w:lang w:eastAsia="fr-CH"/>
              </w:rPr>
            </w:pPr>
            <w:r w:rsidRPr="007F7FEB">
              <w:rPr>
                <w:lang w:eastAsia="fr-CH"/>
              </w:rPr>
              <w:t>17</w:t>
            </w:r>
          </w:p>
        </w:tc>
        <w:tc>
          <w:tcPr>
            <w:tcW w:w="8219" w:type="dxa"/>
          </w:tcPr>
          <w:p w14:paraId="1D5CCC67" w14:textId="5D9C0243" w:rsidR="001C5A09" w:rsidRPr="007F7FEB" w:rsidRDefault="005E1AD6" w:rsidP="00A00A7A">
            <w:pPr>
              <w:pStyle w:val="Notedebasdepage"/>
              <w:cnfStyle w:val="000000000000" w:firstRow="0" w:lastRow="0" w:firstColumn="0" w:lastColumn="0" w:oddVBand="0" w:evenVBand="0" w:oddHBand="0" w:evenHBand="0" w:firstRowFirstColumn="0" w:firstRowLastColumn="0" w:lastRowFirstColumn="0" w:lastRowLastColumn="0"/>
            </w:pPr>
            <w:hyperlink r:id="rId79" w:history="1">
              <w:r w:rsidR="001C5A09" w:rsidRPr="007F7FEB">
                <w:rPr>
                  <w:rStyle w:val="Lienhypertexte"/>
                  <w:color w:val="auto"/>
                </w:rPr>
                <w:t>https://www.admin.ch/opc/fr/classified-compilation/19920153/index.html</w:t>
              </w:r>
            </w:hyperlink>
          </w:p>
          <w:p w14:paraId="0C1A5C45" w14:textId="391706C8" w:rsidR="001C5A09" w:rsidRPr="007F7FEB" w:rsidRDefault="005E1AD6" w:rsidP="00A00A7A">
            <w:pPr>
              <w:pStyle w:val="Notedebasdepage"/>
              <w:cnfStyle w:val="000000000000" w:firstRow="0" w:lastRow="0" w:firstColumn="0" w:lastColumn="0" w:oddVBand="0" w:evenVBand="0" w:oddHBand="0" w:evenHBand="0" w:firstRowFirstColumn="0" w:firstRowLastColumn="0" w:lastRowFirstColumn="0" w:lastRowLastColumn="0"/>
            </w:pPr>
            <w:hyperlink r:id="rId80" w:history="1">
              <w:r w:rsidR="001C5A09" w:rsidRPr="007F7FEB">
                <w:rPr>
                  <w:rStyle w:val="Lienhypertexte"/>
                  <w:color w:val="auto"/>
                </w:rPr>
                <w:t>https://m.youtube.com/watch?v=OUMGp3HHel4</w:t>
              </w:r>
            </w:hyperlink>
          </w:p>
          <w:p w14:paraId="2E48D45D" w14:textId="750DEFAF" w:rsidR="003D007D" w:rsidRPr="007F7FEB" w:rsidRDefault="005E1AD6" w:rsidP="00A00A7A">
            <w:pPr>
              <w:cnfStyle w:val="000000000000" w:firstRow="0" w:lastRow="0" w:firstColumn="0" w:lastColumn="0" w:oddVBand="0" w:evenVBand="0" w:oddHBand="0" w:evenHBand="0" w:firstRowFirstColumn="0" w:firstRowLastColumn="0" w:lastRowFirstColumn="0" w:lastRowLastColumn="0"/>
              <w:rPr>
                <w:lang w:eastAsia="fr-CH"/>
              </w:rPr>
            </w:pPr>
            <w:hyperlink r:id="rId81" w:history="1">
              <w:r w:rsidR="001C5A09" w:rsidRPr="007F7FEB">
                <w:rPr>
                  <w:rStyle w:val="Lienhypertexte"/>
                  <w:color w:val="auto"/>
                </w:rPr>
                <w:t>http://urlz.fr/7Kpu</w:t>
              </w:r>
            </w:hyperlink>
          </w:p>
        </w:tc>
      </w:tr>
      <w:tr w:rsidR="007F7FEB" w:rsidRPr="007F7FEB" w14:paraId="780D9F3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31D62DEC" w14:textId="72374CE3" w:rsidR="003D007D" w:rsidRPr="007F7FEB" w:rsidRDefault="00512BD6" w:rsidP="00A00A7A">
            <w:pPr>
              <w:rPr>
                <w:highlight w:val="lightGray"/>
                <w:lang w:eastAsia="fr-CH"/>
              </w:rPr>
            </w:pPr>
            <w:r w:rsidRPr="007F7FEB">
              <w:rPr>
                <w:highlight w:val="lightGray"/>
                <w:lang w:eastAsia="fr-CH"/>
              </w:rPr>
              <w:t>19</w:t>
            </w:r>
          </w:p>
        </w:tc>
        <w:tc>
          <w:tcPr>
            <w:tcW w:w="8219" w:type="dxa"/>
          </w:tcPr>
          <w:p w14:paraId="25334933" w14:textId="77777777" w:rsidR="00512BD6" w:rsidRPr="007F7FEB" w:rsidRDefault="005E1AD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82" w:history="1">
              <w:r w:rsidR="00512BD6" w:rsidRPr="007F7FEB">
                <w:rPr>
                  <w:rStyle w:val="Lienhypertexte"/>
                  <w:color w:val="auto"/>
                  <w:highlight w:val="lightGray"/>
                </w:rPr>
                <w:t>https://fr.wikipedia.org/wiki/RAID_(informatique)</w:t>
              </w:r>
            </w:hyperlink>
          </w:p>
          <w:p w14:paraId="3B8BDD14" w14:textId="77777777" w:rsidR="00512BD6" w:rsidRPr="007F7FEB" w:rsidRDefault="00512BD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7F7FEB">
              <w:rPr>
                <w:highlight w:val="lightGray"/>
              </w:rPr>
              <w:t>Documents fournis par l’enseignant</w:t>
            </w:r>
          </w:p>
          <w:p w14:paraId="7FAD20E7" w14:textId="0AE1CA4C" w:rsidR="00512BD6" w:rsidRPr="007F7FEB" w:rsidRDefault="005E1AD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83" w:history="1">
              <w:r w:rsidR="00512BD6" w:rsidRPr="007F7FEB">
                <w:rPr>
                  <w:rStyle w:val="Lienhypertexte"/>
                  <w:color w:val="auto"/>
                  <w:highlight w:val="lightGray"/>
                </w:rPr>
                <w:t>http://www.hardware-attitude.com/fiche-885-carte-raid-sata-adaptec-2820sa---8-ports-sata-ii-pci-x.html</w:t>
              </w:r>
            </w:hyperlink>
          </w:p>
          <w:p w14:paraId="2FD4398D" w14:textId="77777777" w:rsidR="00512BD6" w:rsidRPr="007F7FEB" w:rsidRDefault="005E1AD6"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84" w:history="1">
              <w:r w:rsidR="00512BD6" w:rsidRPr="007F7FEB">
                <w:rPr>
                  <w:rStyle w:val="Lienhypertexte"/>
                  <w:color w:val="auto"/>
                  <w:highlight w:val="lightGray"/>
                </w:rPr>
                <w:t>https://stuff.mit.edu/afs/athena/project/rhel-doc/3/rhel-sag-fr-3/s1-raid-approaches.html</w:t>
              </w:r>
            </w:hyperlink>
          </w:p>
          <w:p w14:paraId="00AC9646" w14:textId="7BB0A4F8" w:rsidR="003D007D" w:rsidRPr="007F7FEB" w:rsidRDefault="00512BD6" w:rsidP="00A00A7A">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7F7FEB">
              <w:rPr>
                <w:highlight w:val="lightGray"/>
              </w:rPr>
              <w:t>Image Comparaison raids : file LSI_TechnologyBrief_RAID_fr.pdf</w:t>
            </w:r>
          </w:p>
        </w:tc>
      </w:tr>
      <w:tr w:rsidR="007F7FEB" w:rsidRPr="007F7FEB" w14:paraId="38BEF7B5"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3DA306FC" w14:textId="5831DBCC" w:rsidR="003D007D" w:rsidRPr="007F7FEB" w:rsidRDefault="00512BD6" w:rsidP="00A00A7A">
            <w:pPr>
              <w:rPr>
                <w:lang w:eastAsia="fr-CH"/>
              </w:rPr>
            </w:pPr>
            <w:r w:rsidRPr="007F7FEB">
              <w:rPr>
                <w:lang w:eastAsia="fr-CH"/>
              </w:rPr>
              <w:t>22</w:t>
            </w:r>
            <w:r w:rsidR="00263DF6" w:rsidRPr="007F7FEB">
              <w:rPr>
                <w:lang w:eastAsia="fr-CH"/>
              </w:rPr>
              <w:t xml:space="preserve"> -&gt; 25</w:t>
            </w:r>
          </w:p>
        </w:tc>
        <w:tc>
          <w:tcPr>
            <w:tcW w:w="8219" w:type="dxa"/>
          </w:tcPr>
          <w:p w14:paraId="70F06EB2" w14:textId="325A95BC" w:rsidR="003D007D" w:rsidRPr="007F7FEB" w:rsidRDefault="005E1AD6" w:rsidP="00A00A7A">
            <w:pPr>
              <w:cnfStyle w:val="000000000000" w:firstRow="0" w:lastRow="0" w:firstColumn="0" w:lastColumn="0" w:oddVBand="0" w:evenVBand="0" w:oddHBand="0" w:evenHBand="0" w:firstRowFirstColumn="0" w:firstRowLastColumn="0" w:lastRowFirstColumn="0" w:lastRowLastColumn="0"/>
            </w:pPr>
            <w:hyperlink r:id="rId85" w:history="1">
              <w:r w:rsidR="00263DF6" w:rsidRPr="007F7FEB">
                <w:rPr>
                  <w:rStyle w:val="Lienhypertexte"/>
                  <w:color w:val="auto"/>
                </w:rPr>
                <w:t>https://fr.wikipedia.org/wiki/Stockage_d%27information</w:t>
              </w:r>
            </w:hyperlink>
          </w:p>
          <w:p w14:paraId="1997A500" w14:textId="323F256E" w:rsidR="00263DF6" w:rsidRPr="007F7FEB" w:rsidRDefault="005E1AD6" w:rsidP="00A00A7A">
            <w:pPr>
              <w:cnfStyle w:val="000000000000" w:firstRow="0" w:lastRow="0" w:firstColumn="0" w:lastColumn="0" w:oddVBand="0" w:evenVBand="0" w:oddHBand="0" w:evenHBand="0" w:firstRowFirstColumn="0" w:firstRowLastColumn="0" w:lastRowFirstColumn="0" w:lastRowLastColumn="0"/>
              <w:rPr>
                <w:lang w:eastAsia="fr-CH"/>
              </w:rPr>
            </w:pPr>
            <w:hyperlink r:id="rId86" w:history="1">
              <w:r w:rsidR="00263DF6" w:rsidRPr="007F7FEB">
                <w:rPr>
                  <w:rStyle w:val="Lienhypertexte"/>
                  <w:color w:val="auto"/>
                  <w:lang w:eastAsia="fr-CH"/>
                </w:rPr>
                <w:t>https://www.commentcamarche.com/contents/739-cle-usb</w:t>
              </w:r>
            </w:hyperlink>
          </w:p>
          <w:p w14:paraId="1EE4DB25" w14:textId="4FB31ACB" w:rsidR="00263DF6" w:rsidRPr="007F7FEB" w:rsidRDefault="005E1AD6" w:rsidP="00A00A7A">
            <w:pPr>
              <w:cnfStyle w:val="000000000000" w:firstRow="0" w:lastRow="0" w:firstColumn="0" w:lastColumn="0" w:oddVBand="0" w:evenVBand="0" w:oddHBand="0" w:evenHBand="0" w:firstRowFirstColumn="0" w:firstRowLastColumn="0" w:lastRowFirstColumn="0" w:lastRowLastColumn="0"/>
              <w:rPr>
                <w:lang w:eastAsia="fr-CH"/>
              </w:rPr>
            </w:pPr>
            <w:hyperlink r:id="rId87" w:history="1">
              <w:r w:rsidR="001D0DD0" w:rsidRPr="007F7FEB">
                <w:rPr>
                  <w:rStyle w:val="Lienhypertexte"/>
                  <w:color w:val="auto"/>
                  <w:lang w:eastAsia="fr-CH"/>
                </w:rPr>
                <w:t>https://fr.wikipedia.org/wiki/Cl%C3%A9_USB</w:t>
              </w:r>
            </w:hyperlink>
          </w:p>
          <w:p w14:paraId="29C3A692" w14:textId="5B14ED04" w:rsidR="001D0DD0" w:rsidRDefault="005E1AD6" w:rsidP="00A00A7A">
            <w:pPr>
              <w:cnfStyle w:val="000000000000" w:firstRow="0" w:lastRow="0" w:firstColumn="0" w:lastColumn="0" w:oddVBand="0" w:evenVBand="0" w:oddHBand="0" w:evenHBand="0" w:firstRowFirstColumn="0" w:firstRowLastColumn="0" w:lastRowFirstColumn="0" w:lastRowLastColumn="0"/>
              <w:rPr>
                <w:lang w:eastAsia="fr-CH"/>
              </w:rPr>
            </w:pPr>
            <w:hyperlink r:id="rId88" w:history="1">
              <w:r w:rsidR="00AB28D5" w:rsidRPr="00D930F5">
                <w:rPr>
                  <w:rStyle w:val="Lienhypertexte"/>
                  <w:lang w:eastAsia="fr-CH"/>
                </w:rPr>
                <w:t>https://fr.wikipedia.org/wiki/Disque_dur</w:t>
              </w:r>
            </w:hyperlink>
          </w:p>
          <w:p w14:paraId="65B9B956" w14:textId="12D617A6" w:rsidR="00AB28D5" w:rsidRDefault="005E1AD6" w:rsidP="00A00A7A">
            <w:pPr>
              <w:cnfStyle w:val="000000000000" w:firstRow="0" w:lastRow="0" w:firstColumn="0" w:lastColumn="0" w:oddVBand="0" w:evenVBand="0" w:oddHBand="0" w:evenHBand="0" w:firstRowFirstColumn="0" w:firstRowLastColumn="0" w:lastRowFirstColumn="0" w:lastRowLastColumn="0"/>
              <w:rPr>
                <w:lang w:eastAsia="fr-CH"/>
              </w:rPr>
            </w:pPr>
            <w:hyperlink r:id="rId89" w:history="1">
              <w:r w:rsidR="00E014AF" w:rsidRPr="00FF146F">
                <w:rPr>
                  <w:rStyle w:val="Lienhypertexte"/>
                  <w:lang w:eastAsia="fr-CH"/>
                </w:rPr>
                <w:t>https://community.netapp.com/t5/Tech-OnTap-Articles/Back-to-Basics-RAID-DP/ta-p/86123?REF_SOURCE=EMMtot-1110&amp;h</w:t>
              </w:r>
            </w:hyperlink>
          </w:p>
          <w:p w14:paraId="44A4D0A7" w14:textId="403A0D4A" w:rsidR="00E014AF" w:rsidRDefault="005E1AD6" w:rsidP="00A00A7A">
            <w:pPr>
              <w:cnfStyle w:val="000000000000" w:firstRow="0" w:lastRow="0" w:firstColumn="0" w:lastColumn="0" w:oddVBand="0" w:evenVBand="0" w:oddHBand="0" w:evenHBand="0" w:firstRowFirstColumn="0" w:firstRowLastColumn="0" w:lastRowFirstColumn="0" w:lastRowLastColumn="0"/>
              <w:rPr>
                <w:lang w:eastAsia="fr-CH"/>
              </w:rPr>
            </w:pPr>
            <w:hyperlink r:id="rId90" w:history="1">
              <w:r w:rsidR="002C646B" w:rsidRPr="00FF146F">
                <w:rPr>
                  <w:rStyle w:val="Lienhypertexte"/>
                  <w:lang w:eastAsia="fr-CH"/>
                </w:rPr>
                <w:t>http://www.materiel-informatique.be/disque-dur.php</w:t>
              </w:r>
            </w:hyperlink>
          </w:p>
          <w:p w14:paraId="324FC17F" w14:textId="23CFC0FA" w:rsidR="002C646B" w:rsidRPr="007F7FEB" w:rsidRDefault="005E1AD6" w:rsidP="00A00A7A">
            <w:pPr>
              <w:cnfStyle w:val="000000000000" w:firstRow="0" w:lastRow="0" w:firstColumn="0" w:lastColumn="0" w:oddVBand="0" w:evenVBand="0" w:oddHBand="0" w:evenHBand="0" w:firstRowFirstColumn="0" w:firstRowLastColumn="0" w:lastRowFirstColumn="0" w:lastRowLastColumn="0"/>
              <w:rPr>
                <w:lang w:eastAsia="fr-CH"/>
              </w:rPr>
            </w:pPr>
            <w:hyperlink r:id="rId91" w:history="1">
              <w:r w:rsidR="002C646B" w:rsidRPr="00666F09">
                <w:rPr>
                  <w:rStyle w:val="Lienhypertexte"/>
                  <w:lang w:eastAsia="fr-CH"/>
                </w:rPr>
                <w:t>https://fr.wikipedia.org/wiki/Linear_Tape-Open</w:t>
              </w:r>
            </w:hyperlink>
          </w:p>
        </w:tc>
      </w:tr>
      <w:tr w:rsidR="007F7FEB" w:rsidRPr="007F7FEB" w14:paraId="7E73F65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13C689EE" w14:textId="10E66A7C" w:rsidR="00512BD6" w:rsidRPr="007F7FEB" w:rsidRDefault="00512BD6" w:rsidP="00A00A7A">
            <w:pPr>
              <w:rPr>
                <w:lang w:eastAsia="fr-CH"/>
              </w:rPr>
            </w:pPr>
            <w:r w:rsidRPr="007F7FEB">
              <w:rPr>
                <w:highlight w:val="lightGray"/>
                <w:lang w:eastAsia="fr-CH"/>
              </w:rPr>
              <w:t>25</w:t>
            </w:r>
          </w:p>
        </w:tc>
        <w:tc>
          <w:tcPr>
            <w:tcW w:w="8219" w:type="dxa"/>
          </w:tcPr>
          <w:p w14:paraId="42A63CB6" w14:textId="0703A81B" w:rsidR="00512BD6" w:rsidRPr="007F7FEB" w:rsidRDefault="00512BD6" w:rsidP="00A00A7A">
            <w:pPr>
              <w:cnfStyle w:val="000000100000" w:firstRow="0" w:lastRow="0" w:firstColumn="0" w:lastColumn="0" w:oddVBand="0" w:evenVBand="0" w:oddHBand="1" w:evenHBand="0" w:firstRowFirstColumn="0" w:firstRowLastColumn="0" w:lastRowFirstColumn="0" w:lastRowLastColumn="0"/>
            </w:pPr>
            <w:r w:rsidRPr="007F7FEB">
              <w:rPr>
                <w:highlight w:val="lightGray"/>
              </w:rPr>
              <w:t>Les images sont tirées du polycopié de l’enseignant M. Rogeiro intitulés « Les sauvegardes ».</w:t>
            </w:r>
          </w:p>
        </w:tc>
      </w:tr>
      <w:tr w:rsidR="007F7FEB" w:rsidRPr="007F7FEB" w14:paraId="1D21EC57" w14:textId="77777777" w:rsidTr="008F19E3">
        <w:tc>
          <w:tcPr>
            <w:cnfStyle w:val="001000000000" w:firstRow="0" w:lastRow="0" w:firstColumn="1" w:lastColumn="0" w:oddVBand="0" w:evenVBand="0" w:oddHBand="0" w:evenHBand="0" w:firstRowFirstColumn="0" w:firstRowLastColumn="0" w:lastRowFirstColumn="0" w:lastRowLastColumn="0"/>
            <w:tcW w:w="851" w:type="dxa"/>
            <w:vAlign w:val="center"/>
          </w:tcPr>
          <w:p w14:paraId="449C718A" w14:textId="3C255ABD" w:rsidR="00512BD6" w:rsidRPr="007F7FEB" w:rsidRDefault="00512BD6" w:rsidP="00A00A7A">
            <w:pPr>
              <w:rPr>
                <w:lang w:eastAsia="fr-CH"/>
              </w:rPr>
            </w:pPr>
            <w:r w:rsidRPr="007F7FEB">
              <w:rPr>
                <w:lang w:eastAsia="fr-CH"/>
              </w:rPr>
              <w:t>26</w:t>
            </w:r>
          </w:p>
        </w:tc>
        <w:tc>
          <w:tcPr>
            <w:tcW w:w="8219" w:type="dxa"/>
          </w:tcPr>
          <w:p w14:paraId="5EAE71DA" w14:textId="77777777" w:rsidR="00512BD6" w:rsidRPr="00666F09" w:rsidRDefault="005E1AD6" w:rsidP="00A00A7A">
            <w:pPr>
              <w:pStyle w:val="Notedebasdepage"/>
              <w:cnfStyle w:val="000000000000" w:firstRow="0" w:lastRow="0" w:firstColumn="0" w:lastColumn="0" w:oddVBand="0" w:evenVBand="0" w:oddHBand="0" w:evenHBand="0" w:firstRowFirstColumn="0" w:firstRowLastColumn="0" w:lastRowFirstColumn="0" w:lastRowLastColumn="0"/>
              <w:rPr>
                <w:sz w:val="22"/>
              </w:rPr>
            </w:pPr>
            <w:hyperlink r:id="rId92" w:history="1">
              <w:r w:rsidR="00512BD6" w:rsidRPr="00666F09">
                <w:rPr>
                  <w:rStyle w:val="Lienhypertexte"/>
                  <w:color w:val="auto"/>
                  <w:sz w:val="22"/>
                </w:rPr>
                <w:t>https://www.commentcamarche.com/contents/994-onduleur</w:t>
              </w:r>
            </w:hyperlink>
          </w:p>
          <w:p w14:paraId="6552B014" w14:textId="77777777" w:rsidR="00512BD6" w:rsidRPr="00666F09" w:rsidRDefault="005E1AD6" w:rsidP="00A00A7A">
            <w:pPr>
              <w:pStyle w:val="Notedebasdepage"/>
              <w:cnfStyle w:val="000000000000" w:firstRow="0" w:lastRow="0" w:firstColumn="0" w:lastColumn="0" w:oddVBand="0" w:evenVBand="0" w:oddHBand="0" w:evenHBand="0" w:firstRowFirstColumn="0" w:firstRowLastColumn="0" w:lastRowFirstColumn="0" w:lastRowLastColumn="0"/>
              <w:rPr>
                <w:sz w:val="22"/>
              </w:rPr>
            </w:pPr>
            <w:hyperlink r:id="rId93" w:history="1">
              <w:r w:rsidR="00512BD6" w:rsidRPr="00666F09">
                <w:rPr>
                  <w:rStyle w:val="Lienhypertexte"/>
                  <w:color w:val="auto"/>
                  <w:sz w:val="22"/>
                </w:rPr>
                <w:t>https://sitelec.org/cours/abati/flash/onduleur.htm</w:t>
              </w:r>
            </w:hyperlink>
          </w:p>
          <w:p w14:paraId="3039E115" w14:textId="77777777" w:rsidR="00512BD6" w:rsidRPr="00666F09" w:rsidRDefault="005E1AD6" w:rsidP="00A00A7A">
            <w:pPr>
              <w:pStyle w:val="Notedebasdepage"/>
              <w:cnfStyle w:val="000000000000" w:firstRow="0" w:lastRow="0" w:firstColumn="0" w:lastColumn="0" w:oddVBand="0" w:evenVBand="0" w:oddHBand="0" w:evenHBand="0" w:firstRowFirstColumn="0" w:firstRowLastColumn="0" w:lastRowFirstColumn="0" w:lastRowLastColumn="0"/>
              <w:rPr>
                <w:sz w:val="22"/>
              </w:rPr>
            </w:pPr>
            <w:hyperlink r:id="rId94" w:history="1">
              <w:r w:rsidR="00512BD6" w:rsidRPr="00666F09">
                <w:rPr>
                  <w:rStyle w:val="Lienhypertexte"/>
                  <w:color w:val="auto"/>
                  <w:sz w:val="22"/>
                </w:rPr>
                <w:t>https://www.ldlc.com/guides/AL00000601/guide+les+onduleurs/</w:t>
              </w:r>
            </w:hyperlink>
          </w:p>
          <w:p w14:paraId="40BC9160" w14:textId="1AF2F16E" w:rsidR="00512BD6" w:rsidRPr="007F7FEB" w:rsidRDefault="005E1AD6" w:rsidP="00A00A7A">
            <w:pPr>
              <w:pStyle w:val="Notedebasdepage"/>
              <w:cnfStyle w:val="000000000000" w:firstRow="0" w:lastRow="0" w:firstColumn="0" w:lastColumn="0" w:oddVBand="0" w:evenVBand="0" w:oddHBand="0" w:evenHBand="0" w:firstRowFirstColumn="0" w:firstRowLastColumn="0" w:lastRowFirstColumn="0" w:lastRowLastColumn="0"/>
            </w:pPr>
            <w:hyperlink r:id="rId95" w:history="1">
              <w:r w:rsidR="00512BD6" w:rsidRPr="00666F09">
                <w:rPr>
                  <w:rStyle w:val="Lienhypertexte"/>
                  <w:color w:val="auto"/>
                  <w:sz w:val="22"/>
                </w:rPr>
                <w:t>http://www.europ-computer.com/dossiers/dossier_6_18.html</w:t>
              </w:r>
            </w:hyperlink>
          </w:p>
        </w:tc>
      </w:tr>
      <w:tr w:rsidR="009522E9" w:rsidRPr="007F7FEB" w14:paraId="4550A0F7"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Align w:val="center"/>
          </w:tcPr>
          <w:p w14:paraId="69719B31" w14:textId="385C3B8F" w:rsidR="009522E9" w:rsidRPr="007F7FEB" w:rsidRDefault="009522E9" w:rsidP="00A00A7A">
            <w:pPr>
              <w:rPr>
                <w:lang w:eastAsia="fr-CH"/>
              </w:rPr>
            </w:pPr>
            <w:r w:rsidRPr="00666F09">
              <w:rPr>
                <w:highlight w:val="lightGray"/>
                <w:lang w:eastAsia="fr-CH"/>
              </w:rPr>
              <w:t>28-30</w:t>
            </w:r>
          </w:p>
        </w:tc>
        <w:tc>
          <w:tcPr>
            <w:tcW w:w="8219" w:type="dxa"/>
          </w:tcPr>
          <w:p w14:paraId="52E1BA45" w14:textId="7778AE63" w:rsidR="009522E9" w:rsidRPr="00C66556" w:rsidRDefault="005E1AD6" w:rsidP="009522E9">
            <w:pPr>
              <w:pStyle w:val="En-tte"/>
              <w:cnfStyle w:val="000000100000" w:firstRow="0" w:lastRow="0" w:firstColumn="0" w:lastColumn="0" w:oddVBand="0" w:evenVBand="0" w:oddHBand="1" w:evenHBand="0" w:firstRowFirstColumn="0" w:firstRowLastColumn="0" w:lastRowFirstColumn="0" w:lastRowLastColumn="0"/>
              <w:rPr>
                <w:highlight w:val="lightGray"/>
              </w:rPr>
            </w:pPr>
            <w:hyperlink r:id="rId96" w:history="1">
              <w:r w:rsidR="009522E9" w:rsidRPr="00C66556">
                <w:rPr>
                  <w:rStyle w:val="Lienhypertexte"/>
                  <w:highlight w:val="lightGray"/>
                </w:rPr>
                <w:t>https://openclassrooms.com/fr/courses/1831821-la-connectique-informatique</w:t>
              </w:r>
            </w:hyperlink>
            <w:r w:rsidR="009522E9" w:rsidRPr="00C66556">
              <w:rPr>
                <w:highlight w:val="lightGray"/>
              </w:rPr>
              <w:br/>
              <w:t>https://fr.wikipedia.org/wiki/PCI_Express</w:t>
            </w:r>
          </w:p>
          <w:p w14:paraId="2A3C712F" w14:textId="127FFB8B" w:rsidR="009522E9" w:rsidRPr="00C66556" w:rsidRDefault="009522E9"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C66556">
              <w:rPr>
                <w:highlight w:val="lightGray"/>
              </w:rPr>
              <w:t>https://fr.wikipedia.org/wiki/Serial_ATA</w:t>
            </w:r>
          </w:p>
          <w:p w14:paraId="465BA834" w14:textId="12DC5884" w:rsidR="009522E9" w:rsidRPr="00C66556" w:rsidRDefault="009522E9" w:rsidP="00A00A7A">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C66556">
              <w:rPr>
                <w:highlight w:val="lightGray"/>
              </w:rPr>
              <w:t>https://www.samsung.com/za/memory-storage/860-evo-sata-3-msata-ssd/MZ-M6E1T0BW/</w:t>
            </w:r>
          </w:p>
        </w:tc>
      </w:tr>
      <w:tr w:rsidR="007F7FEB" w:rsidRPr="007F7FEB" w14:paraId="67566B97" w14:textId="77777777" w:rsidTr="008F19E3">
        <w:tc>
          <w:tcPr>
            <w:cnfStyle w:val="001000000000" w:firstRow="0" w:lastRow="0" w:firstColumn="1" w:lastColumn="0" w:oddVBand="0" w:evenVBand="0" w:oddHBand="0" w:evenHBand="0" w:firstRowFirstColumn="0" w:firstRowLastColumn="0" w:lastRowFirstColumn="0" w:lastRowLastColumn="0"/>
            <w:tcW w:w="851" w:type="dxa"/>
          </w:tcPr>
          <w:p w14:paraId="130EF401" w14:textId="2F13FE18" w:rsidR="00512BD6" w:rsidRPr="00666F09" w:rsidRDefault="00413807" w:rsidP="00A00A7A">
            <w:pPr>
              <w:rPr>
                <w:lang w:eastAsia="fr-CH"/>
              </w:rPr>
            </w:pPr>
            <w:r w:rsidRPr="00666F09">
              <w:rPr>
                <w:lang w:eastAsia="fr-CH"/>
              </w:rPr>
              <w:t>31</w:t>
            </w:r>
          </w:p>
        </w:tc>
        <w:tc>
          <w:tcPr>
            <w:tcW w:w="8219" w:type="dxa"/>
          </w:tcPr>
          <w:p w14:paraId="288DCCBE" w14:textId="73867F1B" w:rsidR="00512BD6" w:rsidRPr="00666F09" w:rsidRDefault="005E1AD6" w:rsidP="00A00A7A">
            <w:pPr>
              <w:cnfStyle w:val="000000000000" w:firstRow="0" w:lastRow="0" w:firstColumn="0" w:lastColumn="0" w:oddVBand="0" w:evenVBand="0" w:oddHBand="0" w:evenHBand="0" w:firstRowFirstColumn="0" w:firstRowLastColumn="0" w:lastRowFirstColumn="0" w:lastRowLastColumn="0"/>
            </w:pPr>
            <w:hyperlink r:id="rId97" w:history="1">
              <w:r w:rsidR="00413807" w:rsidRPr="00666F09">
                <w:rPr>
                  <w:rStyle w:val="Lienhypertexte"/>
                  <w:color w:val="auto"/>
                </w:rPr>
                <w:t>https://fr.wikipedia.org/wiki/Plan_de_reprise_d%27activit%C3%A9</w:t>
              </w:r>
            </w:hyperlink>
          </w:p>
          <w:p w14:paraId="3FB3948B" w14:textId="028661AD" w:rsidR="00413807" w:rsidRPr="00666F09" w:rsidRDefault="00413807" w:rsidP="00A00A7A">
            <w:pPr>
              <w:cnfStyle w:val="000000000000" w:firstRow="0" w:lastRow="0" w:firstColumn="0" w:lastColumn="0" w:oddVBand="0" w:evenVBand="0" w:oddHBand="0" w:evenHBand="0" w:firstRowFirstColumn="0" w:firstRowLastColumn="0" w:lastRowFirstColumn="0" w:lastRowLastColumn="0"/>
            </w:pPr>
            <w:r w:rsidRPr="00666F09">
              <w:t>https://www.cases.lu/drp.html</w:t>
            </w:r>
          </w:p>
        </w:tc>
      </w:tr>
      <w:tr w:rsidR="007F7FEB" w:rsidRPr="007F7FEB" w14:paraId="1CEB4E3E" w14:textId="77777777" w:rsidTr="008F19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C2CA908" w14:textId="62E320DB" w:rsidR="00BB56AF" w:rsidRPr="00666F09" w:rsidRDefault="00BB56AF" w:rsidP="00A00A7A">
            <w:pPr>
              <w:rPr>
                <w:highlight w:val="lightGray"/>
                <w:lang w:eastAsia="fr-CH"/>
              </w:rPr>
            </w:pPr>
            <w:r w:rsidRPr="00666F09">
              <w:rPr>
                <w:highlight w:val="lightGray"/>
                <w:lang w:eastAsia="fr-CH"/>
              </w:rPr>
              <w:t>32</w:t>
            </w:r>
          </w:p>
        </w:tc>
        <w:tc>
          <w:tcPr>
            <w:tcW w:w="8219" w:type="dxa"/>
          </w:tcPr>
          <w:p w14:paraId="7544A208" w14:textId="07969FA0" w:rsidR="00BB56AF" w:rsidRPr="00666F09" w:rsidRDefault="005E1AD6"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98" w:history="1">
              <w:r w:rsidR="00BB56AF" w:rsidRPr="00666F09">
                <w:rPr>
                  <w:rStyle w:val="Lienhypertexte"/>
                  <w:color w:val="auto"/>
                  <w:highlight w:val="lightGray"/>
                </w:rPr>
                <w:t>https://fr.wikipedia.org/wiki/Small_Computer_System_Interface</w:t>
              </w:r>
            </w:hyperlink>
          </w:p>
          <w:p w14:paraId="0B3D6A4C" w14:textId="194FDA7F" w:rsidR="00BB56AF" w:rsidRPr="00666F09" w:rsidRDefault="005E1AD6"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99" w:history="1">
              <w:r w:rsidR="00BB56AF" w:rsidRPr="00666F09">
                <w:rPr>
                  <w:rStyle w:val="Lienhypertexte"/>
                  <w:color w:val="auto"/>
                  <w:highlight w:val="lightGray"/>
                </w:rPr>
                <w:t>https://blog.netapp.com/wp-content/uploads/2016/05/iscsi_blog_images-1.jpg</w:t>
              </w:r>
            </w:hyperlink>
          </w:p>
          <w:p w14:paraId="4EA87E70" w14:textId="27137E4C" w:rsidR="00BB56AF" w:rsidRPr="00666F09" w:rsidRDefault="005E1AD6"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100" w:history="1">
              <w:r w:rsidR="00BB56AF" w:rsidRPr="00666F09">
                <w:rPr>
                  <w:rStyle w:val="Lienhypertexte"/>
                  <w:color w:val="auto"/>
                  <w:highlight w:val="lightGray"/>
                </w:rPr>
                <w:t>https://www.snia.org/sites/default/orig/sdc_archives/2010_presentations/monday/MahmoudJibbe_ISCSI_FCoE__testing-verA.pdf</w:t>
              </w:r>
            </w:hyperlink>
          </w:p>
          <w:p w14:paraId="48FFE773" w14:textId="0B0B69EA" w:rsidR="00BB56AF" w:rsidRPr="00666F09" w:rsidRDefault="005E1AD6" w:rsidP="00A00A7A">
            <w:pPr>
              <w:cnfStyle w:val="000000100000" w:firstRow="0" w:lastRow="0" w:firstColumn="0" w:lastColumn="0" w:oddVBand="0" w:evenVBand="0" w:oddHBand="1" w:evenHBand="0" w:firstRowFirstColumn="0" w:firstRowLastColumn="0" w:lastRowFirstColumn="0" w:lastRowLastColumn="0"/>
              <w:rPr>
                <w:highlight w:val="lightGray"/>
              </w:rPr>
            </w:pPr>
            <w:hyperlink r:id="rId101" w:history="1">
              <w:r w:rsidR="00BB56AF" w:rsidRPr="00666F09">
                <w:rPr>
                  <w:rStyle w:val="Lienhypertexte"/>
                  <w:color w:val="auto"/>
                  <w:highlight w:val="lightGray"/>
                </w:rPr>
                <w:t>https://www.01net.com/actualites/le-protocole-iscsi-152216.html</w:t>
              </w:r>
            </w:hyperlink>
          </w:p>
          <w:p w14:paraId="285D434B" w14:textId="31C40BA8" w:rsidR="00BB56AF" w:rsidRPr="00666F09" w:rsidRDefault="00BB56AF" w:rsidP="00A00A7A">
            <w:pPr>
              <w:cnfStyle w:val="000000100000" w:firstRow="0" w:lastRow="0" w:firstColumn="0" w:lastColumn="0" w:oddVBand="0" w:evenVBand="0" w:oddHBand="1" w:evenHBand="0" w:firstRowFirstColumn="0" w:firstRowLastColumn="0" w:lastRowFirstColumn="0" w:lastRowLastColumn="0"/>
              <w:rPr>
                <w:highlight w:val="lightGray"/>
              </w:rPr>
            </w:pPr>
          </w:p>
        </w:tc>
      </w:tr>
    </w:tbl>
    <w:p w14:paraId="7D355FF4" w14:textId="77777777" w:rsidR="003D007D" w:rsidRPr="007F7FEB" w:rsidRDefault="003D007D" w:rsidP="00A00A7A">
      <w:pPr>
        <w:rPr>
          <w:lang w:eastAsia="fr-CH"/>
        </w:rPr>
      </w:pPr>
    </w:p>
    <w:sectPr w:rsidR="003D007D" w:rsidRPr="007F7FEB"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74DC5D" w14:textId="77777777" w:rsidR="005E1AD6" w:rsidRDefault="005E1AD6" w:rsidP="00A00A7A">
      <w:r>
        <w:separator/>
      </w:r>
    </w:p>
    <w:p w14:paraId="4736BBC5" w14:textId="77777777" w:rsidR="005E1AD6" w:rsidRDefault="005E1AD6" w:rsidP="00A00A7A"/>
  </w:endnote>
  <w:endnote w:type="continuationSeparator" w:id="0">
    <w:p w14:paraId="18CE3289" w14:textId="77777777" w:rsidR="005E1AD6" w:rsidRDefault="005E1AD6" w:rsidP="00A00A7A">
      <w:r>
        <w:continuationSeparator/>
      </w:r>
    </w:p>
    <w:p w14:paraId="3975785A" w14:textId="77777777" w:rsidR="005E1AD6" w:rsidRDefault="005E1AD6" w:rsidP="00A00A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AE0B4" w14:textId="79C925FF" w:rsidR="0018391F" w:rsidRPr="00593EBF" w:rsidRDefault="0018391F" w:rsidP="00593EBF">
    <w:pPr>
      <w:pStyle w:val="Pieddepage"/>
      <w:pBdr>
        <w:top w:val="single" w:sz="4" w:space="1" w:color="0070C0"/>
      </w:pBdr>
      <w:rPr>
        <w:color w:val="0070C0"/>
      </w:rPr>
    </w:pPr>
    <w:r w:rsidRPr="00593EBF">
      <w:rPr>
        <w:color w:val="0070C0"/>
      </w:rPr>
      <w:tab/>
    </w:r>
    <w:r w:rsidRPr="00593EBF">
      <w:rPr>
        <w:color w:val="0070C0"/>
      </w:rPr>
      <w:tab/>
      <w:t xml:space="preserve">Page </w:t>
    </w:r>
    <w:r w:rsidRPr="00593EBF">
      <w:rPr>
        <w:color w:val="0070C0"/>
      </w:rPr>
      <w:fldChar w:fldCharType="begin"/>
    </w:r>
    <w:r w:rsidRPr="00593EBF">
      <w:rPr>
        <w:color w:val="0070C0"/>
      </w:rPr>
      <w:instrText xml:space="preserve"> PAGE   \* MERGEFORMAT </w:instrText>
    </w:r>
    <w:r w:rsidRPr="00593EBF">
      <w:rPr>
        <w:color w:val="0070C0"/>
      </w:rPr>
      <w:fldChar w:fldCharType="separate"/>
    </w:r>
    <w:r w:rsidR="000B0EC1">
      <w:rPr>
        <w:noProof/>
        <w:color w:val="0070C0"/>
      </w:rPr>
      <w:t>39</w:t>
    </w:r>
    <w:r w:rsidRPr="00593EBF">
      <w:rPr>
        <w:color w:val="0070C0"/>
      </w:rPr>
      <w:fldChar w:fldCharType="end"/>
    </w:r>
    <w:r w:rsidRPr="00593EBF">
      <w:rPr>
        <w:color w:val="0070C0"/>
      </w:rPr>
      <w:t xml:space="preserve"> / </w:t>
    </w:r>
    <w:r w:rsidRPr="00593EBF">
      <w:rPr>
        <w:noProof/>
        <w:color w:val="0070C0"/>
      </w:rPr>
      <w:fldChar w:fldCharType="begin"/>
    </w:r>
    <w:r w:rsidRPr="00593EBF">
      <w:rPr>
        <w:noProof/>
        <w:color w:val="0070C0"/>
      </w:rPr>
      <w:instrText xml:space="preserve"> NUMPAGES   \* MERGEFORMAT </w:instrText>
    </w:r>
    <w:r w:rsidRPr="00593EBF">
      <w:rPr>
        <w:noProof/>
        <w:color w:val="0070C0"/>
      </w:rPr>
      <w:fldChar w:fldCharType="separate"/>
    </w:r>
    <w:r w:rsidR="000B0EC1">
      <w:rPr>
        <w:noProof/>
        <w:color w:val="0070C0"/>
      </w:rPr>
      <w:t>42</w:t>
    </w:r>
    <w:r w:rsidRPr="00593EBF">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E3E95F" w14:textId="77777777" w:rsidR="005E1AD6" w:rsidRDefault="005E1AD6" w:rsidP="00A00A7A">
      <w:r>
        <w:separator/>
      </w:r>
    </w:p>
    <w:p w14:paraId="557CB581" w14:textId="77777777" w:rsidR="005E1AD6" w:rsidRDefault="005E1AD6" w:rsidP="00A00A7A"/>
  </w:footnote>
  <w:footnote w:type="continuationSeparator" w:id="0">
    <w:p w14:paraId="7BC6D510" w14:textId="77777777" w:rsidR="005E1AD6" w:rsidRDefault="005E1AD6" w:rsidP="00A00A7A">
      <w:r>
        <w:continuationSeparator/>
      </w:r>
    </w:p>
    <w:p w14:paraId="15E8C48C" w14:textId="77777777" w:rsidR="005E1AD6" w:rsidRDefault="005E1AD6" w:rsidP="00A00A7A"/>
  </w:footnote>
  <w:footnote w:id="1">
    <w:p w14:paraId="4D53191E" w14:textId="77777777" w:rsidR="00BC13CF" w:rsidRPr="001665F3" w:rsidRDefault="00BC13CF" w:rsidP="00A00A7A">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1" w:history="1">
        <w:r w:rsidRPr="00EE19F8">
          <w:rPr>
            <w:rStyle w:val="Lienhypertexte"/>
            <w:lang w:val="fr-FR"/>
          </w:rPr>
          <w:t>https://fr.wikipedia.org/wiki/Grappe_de_serveurs</w:t>
        </w:r>
      </w:hyperlink>
      <w:r>
        <w:rPr>
          <w:lang w:val="fr-FR"/>
        </w:rPr>
        <w:t xml:space="preserve"> </w:t>
      </w:r>
    </w:p>
  </w:footnote>
  <w:footnote w:id="2">
    <w:p w14:paraId="07F766EC" w14:textId="77777777" w:rsidR="00BC13CF" w:rsidRPr="000205AA" w:rsidRDefault="00BC13CF" w:rsidP="00A00A7A">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2" w:history="1">
        <w:r w:rsidRPr="00EE19F8">
          <w:rPr>
            <w:rStyle w:val="Lienhypertexte"/>
          </w:rPr>
          <w:t>https://fr.wikipedia.org/wiki/N%C5%93ud_(r%C3%A9seau)</w:t>
        </w:r>
      </w:hyperlink>
      <w:r>
        <w:t xml:space="preserve"> </w:t>
      </w:r>
    </w:p>
  </w:footnote>
  <w:footnote w:id="3">
    <w:p w14:paraId="3934291A" w14:textId="77777777" w:rsidR="00BC13CF" w:rsidRPr="00B55C34" w:rsidRDefault="00BC13CF" w:rsidP="00A00A7A">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6CF44" w14:textId="77777777" w:rsidR="00BC13CF" w:rsidRPr="00593EBF" w:rsidRDefault="00BC13CF" w:rsidP="00593EBF">
    <w:pPr>
      <w:pStyle w:val="En-tte"/>
      <w:pBdr>
        <w:bottom w:val="single" w:sz="4" w:space="1" w:color="0070C0"/>
      </w:pBdr>
      <w:rPr>
        <w:color w:val="0070C0"/>
      </w:rPr>
    </w:pPr>
    <w:r w:rsidRPr="00593EBF">
      <w:rPr>
        <w:color w:val="0070C0"/>
      </w:rPr>
      <w:t>ICT 143</w:t>
    </w:r>
    <w:r w:rsidRPr="00593EBF">
      <w:rPr>
        <w:color w:val="0070C0"/>
      </w:rPr>
      <w:tab/>
    </w:r>
    <w:r w:rsidRPr="00593EBF">
      <w:rPr>
        <w:color w:val="0070C0"/>
      </w:rP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1DBD1C54"/>
    <w:multiLevelType w:val="hybridMultilevel"/>
    <w:tmpl w:val="EDEE471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441936C9"/>
    <w:multiLevelType w:val="multilevel"/>
    <w:tmpl w:val="32EA895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AF72314"/>
    <w:multiLevelType w:val="hybridMultilevel"/>
    <w:tmpl w:val="C41E65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3"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21"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B556ACC"/>
    <w:multiLevelType w:val="hybridMultilevel"/>
    <w:tmpl w:val="CB2AAB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E52670F"/>
    <w:multiLevelType w:val="hybridMultilevel"/>
    <w:tmpl w:val="00E475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3"/>
  </w:num>
  <w:num w:numId="4">
    <w:abstractNumId w:val="0"/>
  </w:num>
  <w:num w:numId="5">
    <w:abstractNumId w:val="18"/>
  </w:num>
  <w:num w:numId="6">
    <w:abstractNumId w:val="15"/>
  </w:num>
  <w:num w:numId="7">
    <w:abstractNumId w:val="9"/>
  </w:num>
  <w:num w:numId="8">
    <w:abstractNumId w:val="14"/>
  </w:num>
  <w:num w:numId="9">
    <w:abstractNumId w:val="6"/>
  </w:num>
  <w:num w:numId="10">
    <w:abstractNumId w:val="20"/>
  </w:num>
  <w:num w:numId="11">
    <w:abstractNumId w:val="16"/>
  </w:num>
  <w:num w:numId="12">
    <w:abstractNumId w:val="7"/>
  </w:num>
  <w:num w:numId="13">
    <w:abstractNumId w:val="19"/>
  </w:num>
  <w:num w:numId="14">
    <w:abstractNumId w:val="17"/>
  </w:num>
  <w:num w:numId="15">
    <w:abstractNumId w:val="21"/>
  </w:num>
  <w:num w:numId="16">
    <w:abstractNumId w:val="3"/>
  </w:num>
  <w:num w:numId="17">
    <w:abstractNumId w:val="11"/>
  </w:num>
  <w:num w:numId="18">
    <w:abstractNumId w:val="5"/>
  </w:num>
  <w:num w:numId="19">
    <w:abstractNumId w:val="8"/>
  </w:num>
  <w:num w:numId="20">
    <w:abstractNumId w:val="1"/>
  </w:num>
  <w:num w:numId="21">
    <w:abstractNumId w:val="4"/>
  </w:num>
  <w:num w:numId="22">
    <w:abstractNumId w:val="22"/>
  </w:num>
  <w:num w:numId="23">
    <w:abstractNumId w:val="23"/>
  </w:num>
  <w:num w:numId="2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4679"/>
    <w:rsid w:val="00006F5D"/>
    <w:rsid w:val="00010C0E"/>
    <w:rsid w:val="00016F35"/>
    <w:rsid w:val="0002726E"/>
    <w:rsid w:val="00035D2C"/>
    <w:rsid w:val="00054733"/>
    <w:rsid w:val="00071265"/>
    <w:rsid w:val="00076E34"/>
    <w:rsid w:val="0008051F"/>
    <w:rsid w:val="00080AB5"/>
    <w:rsid w:val="00081B51"/>
    <w:rsid w:val="000A1770"/>
    <w:rsid w:val="000B0E89"/>
    <w:rsid w:val="000B0EC1"/>
    <w:rsid w:val="000B40B9"/>
    <w:rsid w:val="000B643F"/>
    <w:rsid w:val="000C0F9C"/>
    <w:rsid w:val="000C663C"/>
    <w:rsid w:val="000C79C4"/>
    <w:rsid w:val="000D2104"/>
    <w:rsid w:val="000E4E78"/>
    <w:rsid w:val="000E55E1"/>
    <w:rsid w:val="000F05F8"/>
    <w:rsid w:val="000F15BF"/>
    <w:rsid w:val="000F574D"/>
    <w:rsid w:val="000F7F84"/>
    <w:rsid w:val="00105B71"/>
    <w:rsid w:val="00122DCC"/>
    <w:rsid w:val="001253AF"/>
    <w:rsid w:val="00127389"/>
    <w:rsid w:val="0012748E"/>
    <w:rsid w:val="00131A7B"/>
    <w:rsid w:val="00131E0C"/>
    <w:rsid w:val="001368E3"/>
    <w:rsid w:val="00136BD8"/>
    <w:rsid w:val="00137A85"/>
    <w:rsid w:val="00150702"/>
    <w:rsid w:val="0015111F"/>
    <w:rsid w:val="0017067C"/>
    <w:rsid w:val="00177C16"/>
    <w:rsid w:val="0018391F"/>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D7A5C"/>
    <w:rsid w:val="001E0226"/>
    <w:rsid w:val="001E3BA0"/>
    <w:rsid w:val="001E73BA"/>
    <w:rsid w:val="001F3DB0"/>
    <w:rsid w:val="001F7A0C"/>
    <w:rsid w:val="002037AA"/>
    <w:rsid w:val="0021182A"/>
    <w:rsid w:val="00213D03"/>
    <w:rsid w:val="00215F7E"/>
    <w:rsid w:val="002177E7"/>
    <w:rsid w:val="00217891"/>
    <w:rsid w:val="00220947"/>
    <w:rsid w:val="00220D09"/>
    <w:rsid w:val="002231D9"/>
    <w:rsid w:val="00231B33"/>
    <w:rsid w:val="00234033"/>
    <w:rsid w:val="0023689F"/>
    <w:rsid w:val="00242F35"/>
    <w:rsid w:val="00263356"/>
    <w:rsid w:val="00263DF6"/>
    <w:rsid w:val="00272E81"/>
    <w:rsid w:val="002737E2"/>
    <w:rsid w:val="00274307"/>
    <w:rsid w:val="00275197"/>
    <w:rsid w:val="00285A14"/>
    <w:rsid w:val="002902A3"/>
    <w:rsid w:val="00296BCE"/>
    <w:rsid w:val="00296F45"/>
    <w:rsid w:val="002A20AC"/>
    <w:rsid w:val="002A2A2D"/>
    <w:rsid w:val="002A3BD5"/>
    <w:rsid w:val="002A5532"/>
    <w:rsid w:val="002A5BC2"/>
    <w:rsid w:val="002A7374"/>
    <w:rsid w:val="002C3149"/>
    <w:rsid w:val="002C3375"/>
    <w:rsid w:val="002C646B"/>
    <w:rsid w:val="002D5754"/>
    <w:rsid w:val="002D7338"/>
    <w:rsid w:val="002D7C02"/>
    <w:rsid w:val="002E7F19"/>
    <w:rsid w:val="002F76DC"/>
    <w:rsid w:val="00301B7E"/>
    <w:rsid w:val="00311293"/>
    <w:rsid w:val="0032191B"/>
    <w:rsid w:val="00322659"/>
    <w:rsid w:val="00326FDE"/>
    <w:rsid w:val="00334272"/>
    <w:rsid w:val="00340066"/>
    <w:rsid w:val="003415FD"/>
    <w:rsid w:val="0034315A"/>
    <w:rsid w:val="00345F8D"/>
    <w:rsid w:val="003510BF"/>
    <w:rsid w:val="00351E99"/>
    <w:rsid w:val="003537F7"/>
    <w:rsid w:val="00355D04"/>
    <w:rsid w:val="00363E3D"/>
    <w:rsid w:val="00372478"/>
    <w:rsid w:val="00377A1C"/>
    <w:rsid w:val="003805B1"/>
    <w:rsid w:val="00384159"/>
    <w:rsid w:val="00392083"/>
    <w:rsid w:val="00393D7F"/>
    <w:rsid w:val="003B0B86"/>
    <w:rsid w:val="003B28B7"/>
    <w:rsid w:val="003B5E2A"/>
    <w:rsid w:val="003C133E"/>
    <w:rsid w:val="003C32A4"/>
    <w:rsid w:val="003C79B1"/>
    <w:rsid w:val="003C7DBF"/>
    <w:rsid w:val="003D007D"/>
    <w:rsid w:val="003D12B0"/>
    <w:rsid w:val="003E67D9"/>
    <w:rsid w:val="003F547E"/>
    <w:rsid w:val="00406065"/>
    <w:rsid w:val="00410E42"/>
    <w:rsid w:val="00413807"/>
    <w:rsid w:val="004207B1"/>
    <w:rsid w:val="004220BC"/>
    <w:rsid w:val="00425E2E"/>
    <w:rsid w:val="00426FF7"/>
    <w:rsid w:val="00442226"/>
    <w:rsid w:val="004427FB"/>
    <w:rsid w:val="004579F1"/>
    <w:rsid w:val="004603DD"/>
    <w:rsid w:val="00466551"/>
    <w:rsid w:val="004708A7"/>
    <w:rsid w:val="0047481D"/>
    <w:rsid w:val="00480BB8"/>
    <w:rsid w:val="0048747D"/>
    <w:rsid w:val="00492884"/>
    <w:rsid w:val="00492B29"/>
    <w:rsid w:val="004A176F"/>
    <w:rsid w:val="004B0DE4"/>
    <w:rsid w:val="004B2998"/>
    <w:rsid w:val="004B2D1E"/>
    <w:rsid w:val="004B63C8"/>
    <w:rsid w:val="004C2B43"/>
    <w:rsid w:val="004C47E0"/>
    <w:rsid w:val="004C4E01"/>
    <w:rsid w:val="004C7230"/>
    <w:rsid w:val="004D192D"/>
    <w:rsid w:val="004D4F99"/>
    <w:rsid w:val="004D769E"/>
    <w:rsid w:val="004E667F"/>
    <w:rsid w:val="00500409"/>
    <w:rsid w:val="00503415"/>
    <w:rsid w:val="00510772"/>
    <w:rsid w:val="005113DB"/>
    <w:rsid w:val="00512BD6"/>
    <w:rsid w:val="0051309C"/>
    <w:rsid w:val="005131E4"/>
    <w:rsid w:val="00516E35"/>
    <w:rsid w:val="005178F2"/>
    <w:rsid w:val="0052570D"/>
    <w:rsid w:val="005428AB"/>
    <w:rsid w:val="00545088"/>
    <w:rsid w:val="00547978"/>
    <w:rsid w:val="00551EDE"/>
    <w:rsid w:val="00555373"/>
    <w:rsid w:val="0055666B"/>
    <w:rsid w:val="005569A8"/>
    <w:rsid w:val="0056034A"/>
    <w:rsid w:val="00564293"/>
    <w:rsid w:val="00566C61"/>
    <w:rsid w:val="00584457"/>
    <w:rsid w:val="00585833"/>
    <w:rsid w:val="00592F69"/>
    <w:rsid w:val="00593EBF"/>
    <w:rsid w:val="00595B95"/>
    <w:rsid w:val="005A447D"/>
    <w:rsid w:val="005A580E"/>
    <w:rsid w:val="005B5B89"/>
    <w:rsid w:val="005B612B"/>
    <w:rsid w:val="005C1404"/>
    <w:rsid w:val="005C14F6"/>
    <w:rsid w:val="005C5226"/>
    <w:rsid w:val="005E1AD6"/>
    <w:rsid w:val="005E6D54"/>
    <w:rsid w:val="005F48AB"/>
    <w:rsid w:val="00603CB4"/>
    <w:rsid w:val="00603E12"/>
    <w:rsid w:val="00604067"/>
    <w:rsid w:val="0061211D"/>
    <w:rsid w:val="00617B2C"/>
    <w:rsid w:val="00635EF9"/>
    <w:rsid w:val="006373EE"/>
    <w:rsid w:val="006405CA"/>
    <w:rsid w:val="00641B73"/>
    <w:rsid w:val="00647D27"/>
    <w:rsid w:val="00655539"/>
    <w:rsid w:val="00657A35"/>
    <w:rsid w:val="00666F09"/>
    <w:rsid w:val="006708E9"/>
    <w:rsid w:val="00677D06"/>
    <w:rsid w:val="00694E22"/>
    <w:rsid w:val="006A590F"/>
    <w:rsid w:val="006A6BAE"/>
    <w:rsid w:val="006A73A8"/>
    <w:rsid w:val="006B2019"/>
    <w:rsid w:val="006B460B"/>
    <w:rsid w:val="006C494F"/>
    <w:rsid w:val="006C4B44"/>
    <w:rsid w:val="006E17E9"/>
    <w:rsid w:val="006E3384"/>
    <w:rsid w:val="006E3FF5"/>
    <w:rsid w:val="006E48C2"/>
    <w:rsid w:val="006E74B9"/>
    <w:rsid w:val="006F6223"/>
    <w:rsid w:val="00700F12"/>
    <w:rsid w:val="00702522"/>
    <w:rsid w:val="00703FC3"/>
    <w:rsid w:val="0070473D"/>
    <w:rsid w:val="007051C2"/>
    <w:rsid w:val="007153B4"/>
    <w:rsid w:val="00724DF3"/>
    <w:rsid w:val="007257A7"/>
    <w:rsid w:val="00726010"/>
    <w:rsid w:val="0072716F"/>
    <w:rsid w:val="00733767"/>
    <w:rsid w:val="0073791E"/>
    <w:rsid w:val="00744A1C"/>
    <w:rsid w:val="00744B4A"/>
    <w:rsid w:val="00746200"/>
    <w:rsid w:val="00750665"/>
    <w:rsid w:val="00764212"/>
    <w:rsid w:val="00765A24"/>
    <w:rsid w:val="00770B10"/>
    <w:rsid w:val="007734BD"/>
    <w:rsid w:val="0078080A"/>
    <w:rsid w:val="00791F1B"/>
    <w:rsid w:val="007A620B"/>
    <w:rsid w:val="007B1F58"/>
    <w:rsid w:val="007B7D89"/>
    <w:rsid w:val="007C172B"/>
    <w:rsid w:val="007C3689"/>
    <w:rsid w:val="007C3DC9"/>
    <w:rsid w:val="007C525E"/>
    <w:rsid w:val="007C724C"/>
    <w:rsid w:val="007D3843"/>
    <w:rsid w:val="007D7BA6"/>
    <w:rsid w:val="007E7C3C"/>
    <w:rsid w:val="007F6229"/>
    <w:rsid w:val="007F7C7C"/>
    <w:rsid w:val="007F7E75"/>
    <w:rsid w:val="007F7FEB"/>
    <w:rsid w:val="00803301"/>
    <w:rsid w:val="00811F6F"/>
    <w:rsid w:val="00815213"/>
    <w:rsid w:val="00820F97"/>
    <w:rsid w:val="0082292C"/>
    <w:rsid w:val="00832F15"/>
    <w:rsid w:val="00847560"/>
    <w:rsid w:val="00852E8B"/>
    <w:rsid w:val="00855571"/>
    <w:rsid w:val="00870B2C"/>
    <w:rsid w:val="00871A79"/>
    <w:rsid w:val="0087303A"/>
    <w:rsid w:val="00873D74"/>
    <w:rsid w:val="00874703"/>
    <w:rsid w:val="00877428"/>
    <w:rsid w:val="00884944"/>
    <w:rsid w:val="00887CA8"/>
    <w:rsid w:val="00891A5D"/>
    <w:rsid w:val="008A343E"/>
    <w:rsid w:val="008A686D"/>
    <w:rsid w:val="008A6FA1"/>
    <w:rsid w:val="008C3D17"/>
    <w:rsid w:val="008D020E"/>
    <w:rsid w:val="008D4D51"/>
    <w:rsid w:val="008E5498"/>
    <w:rsid w:val="008F19E3"/>
    <w:rsid w:val="0091562E"/>
    <w:rsid w:val="0091779D"/>
    <w:rsid w:val="00930BBB"/>
    <w:rsid w:val="00931CFC"/>
    <w:rsid w:val="00934C11"/>
    <w:rsid w:val="00935A52"/>
    <w:rsid w:val="00937F16"/>
    <w:rsid w:val="009522E9"/>
    <w:rsid w:val="00952C48"/>
    <w:rsid w:val="00953F99"/>
    <w:rsid w:val="00957CB9"/>
    <w:rsid w:val="00973625"/>
    <w:rsid w:val="00975EB0"/>
    <w:rsid w:val="00984BFA"/>
    <w:rsid w:val="00985A0E"/>
    <w:rsid w:val="00991580"/>
    <w:rsid w:val="00994779"/>
    <w:rsid w:val="009963F3"/>
    <w:rsid w:val="009A5BC9"/>
    <w:rsid w:val="009A7E67"/>
    <w:rsid w:val="009B0D8E"/>
    <w:rsid w:val="009C45E9"/>
    <w:rsid w:val="009D351D"/>
    <w:rsid w:val="009D4F3D"/>
    <w:rsid w:val="009D7D26"/>
    <w:rsid w:val="009E0444"/>
    <w:rsid w:val="009E264F"/>
    <w:rsid w:val="009E52CF"/>
    <w:rsid w:val="009F07B6"/>
    <w:rsid w:val="009F0C12"/>
    <w:rsid w:val="009F4F61"/>
    <w:rsid w:val="00A00A7A"/>
    <w:rsid w:val="00A03392"/>
    <w:rsid w:val="00A1680F"/>
    <w:rsid w:val="00A22403"/>
    <w:rsid w:val="00A23D6E"/>
    <w:rsid w:val="00A32644"/>
    <w:rsid w:val="00A3384D"/>
    <w:rsid w:val="00A4312A"/>
    <w:rsid w:val="00A43FD6"/>
    <w:rsid w:val="00A44B55"/>
    <w:rsid w:val="00A458E6"/>
    <w:rsid w:val="00A52A68"/>
    <w:rsid w:val="00A54BF6"/>
    <w:rsid w:val="00A72687"/>
    <w:rsid w:val="00A7461C"/>
    <w:rsid w:val="00A75EF2"/>
    <w:rsid w:val="00A76554"/>
    <w:rsid w:val="00A8317B"/>
    <w:rsid w:val="00A9221A"/>
    <w:rsid w:val="00A92FFA"/>
    <w:rsid w:val="00A93004"/>
    <w:rsid w:val="00A953E1"/>
    <w:rsid w:val="00A967F7"/>
    <w:rsid w:val="00A97195"/>
    <w:rsid w:val="00AA0F25"/>
    <w:rsid w:val="00AA5A15"/>
    <w:rsid w:val="00AB17F1"/>
    <w:rsid w:val="00AB28D5"/>
    <w:rsid w:val="00AC1585"/>
    <w:rsid w:val="00AC34C9"/>
    <w:rsid w:val="00AC5733"/>
    <w:rsid w:val="00AD1601"/>
    <w:rsid w:val="00AD3931"/>
    <w:rsid w:val="00AD60BE"/>
    <w:rsid w:val="00AE1498"/>
    <w:rsid w:val="00AE19F6"/>
    <w:rsid w:val="00AE396D"/>
    <w:rsid w:val="00AE41E3"/>
    <w:rsid w:val="00AF1209"/>
    <w:rsid w:val="00AF54F8"/>
    <w:rsid w:val="00AF7A9C"/>
    <w:rsid w:val="00B21AAE"/>
    <w:rsid w:val="00B21C1A"/>
    <w:rsid w:val="00B2533E"/>
    <w:rsid w:val="00B32163"/>
    <w:rsid w:val="00B37012"/>
    <w:rsid w:val="00B3743A"/>
    <w:rsid w:val="00B4398D"/>
    <w:rsid w:val="00B55685"/>
    <w:rsid w:val="00B57248"/>
    <w:rsid w:val="00B62CB3"/>
    <w:rsid w:val="00B713BF"/>
    <w:rsid w:val="00B821AD"/>
    <w:rsid w:val="00B82D83"/>
    <w:rsid w:val="00B84EF0"/>
    <w:rsid w:val="00BA3F1C"/>
    <w:rsid w:val="00BA4492"/>
    <w:rsid w:val="00BA54B8"/>
    <w:rsid w:val="00BB56AF"/>
    <w:rsid w:val="00BB6AF6"/>
    <w:rsid w:val="00BC13CF"/>
    <w:rsid w:val="00BD2E05"/>
    <w:rsid w:val="00BD54BE"/>
    <w:rsid w:val="00BD65C4"/>
    <w:rsid w:val="00BD6ECF"/>
    <w:rsid w:val="00BE336F"/>
    <w:rsid w:val="00BE3F00"/>
    <w:rsid w:val="00BF10AF"/>
    <w:rsid w:val="00BF2EC9"/>
    <w:rsid w:val="00BF6391"/>
    <w:rsid w:val="00C01154"/>
    <w:rsid w:val="00C13C93"/>
    <w:rsid w:val="00C14417"/>
    <w:rsid w:val="00C17B63"/>
    <w:rsid w:val="00C2634B"/>
    <w:rsid w:val="00C32031"/>
    <w:rsid w:val="00C37BCF"/>
    <w:rsid w:val="00C4001E"/>
    <w:rsid w:val="00C44B66"/>
    <w:rsid w:val="00C500AA"/>
    <w:rsid w:val="00C5055C"/>
    <w:rsid w:val="00C51003"/>
    <w:rsid w:val="00C60C95"/>
    <w:rsid w:val="00C6462B"/>
    <w:rsid w:val="00C6493E"/>
    <w:rsid w:val="00C66556"/>
    <w:rsid w:val="00C67346"/>
    <w:rsid w:val="00C72575"/>
    <w:rsid w:val="00C73DC9"/>
    <w:rsid w:val="00C81BAE"/>
    <w:rsid w:val="00C82886"/>
    <w:rsid w:val="00C82B46"/>
    <w:rsid w:val="00C92CCB"/>
    <w:rsid w:val="00CA3342"/>
    <w:rsid w:val="00CA62F9"/>
    <w:rsid w:val="00CA79C9"/>
    <w:rsid w:val="00CB24CF"/>
    <w:rsid w:val="00CC5AC6"/>
    <w:rsid w:val="00CD2AD4"/>
    <w:rsid w:val="00CD3B85"/>
    <w:rsid w:val="00CD4A35"/>
    <w:rsid w:val="00CE192C"/>
    <w:rsid w:val="00CF1B4B"/>
    <w:rsid w:val="00D02588"/>
    <w:rsid w:val="00D03ADF"/>
    <w:rsid w:val="00D10F47"/>
    <w:rsid w:val="00D12D19"/>
    <w:rsid w:val="00D13D78"/>
    <w:rsid w:val="00D1689F"/>
    <w:rsid w:val="00D2278D"/>
    <w:rsid w:val="00D32C0E"/>
    <w:rsid w:val="00D42AAD"/>
    <w:rsid w:val="00D471FD"/>
    <w:rsid w:val="00D477B3"/>
    <w:rsid w:val="00D479F5"/>
    <w:rsid w:val="00D54EF4"/>
    <w:rsid w:val="00D55A95"/>
    <w:rsid w:val="00D609AD"/>
    <w:rsid w:val="00D66835"/>
    <w:rsid w:val="00D66CF5"/>
    <w:rsid w:val="00D70F50"/>
    <w:rsid w:val="00D75970"/>
    <w:rsid w:val="00D84EFF"/>
    <w:rsid w:val="00D85867"/>
    <w:rsid w:val="00D958EE"/>
    <w:rsid w:val="00DA2687"/>
    <w:rsid w:val="00DA2D85"/>
    <w:rsid w:val="00DA6430"/>
    <w:rsid w:val="00DB162D"/>
    <w:rsid w:val="00DB2DFE"/>
    <w:rsid w:val="00DB7028"/>
    <w:rsid w:val="00DC51BF"/>
    <w:rsid w:val="00DC758E"/>
    <w:rsid w:val="00DD2FC8"/>
    <w:rsid w:val="00DE1404"/>
    <w:rsid w:val="00DE3FD2"/>
    <w:rsid w:val="00DF0689"/>
    <w:rsid w:val="00DF3DE9"/>
    <w:rsid w:val="00DF6766"/>
    <w:rsid w:val="00E014AF"/>
    <w:rsid w:val="00E026F5"/>
    <w:rsid w:val="00E078ED"/>
    <w:rsid w:val="00E11D6B"/>
    <w:rsid w:val="00E12B5C"/>
    <w:rsid w:val="00E27919"/>
    <w:rsid w:val="00E27FD3"/>
    <w:rsid w:val="00E30988"/>
    <w:rsid w:val="00E66708"/>
    <w:rsid w:val="00E71B05"/>
    <w:rsid w:val="00E813BF"/>
    <w:rsid w:val="00E9104D"/>
    <w:rsid w:val="00E95DFF"/>
    <w:rsid w:val="00EA4CDF"/>
    <w:rsid w:val="00EC137C"/>
    <w:rsid w:val="00ED54AC"/>
    <w:rsid w:val="00EE0F4E"/>
    <w:rsid w:val="00EE0F63"/>
    <w:rsid w:val="00EE482B"/>
    <w:rsid w:val="00EE5081"/>
    <w:rsid w:val="00EE565D"/>
    <w:rsid w:val="00EF2BF6"/>
    <w:rsid w:val="00EF656F"/>
    <w:rsid w:val="00F00779"/>
    <w:rsid w:val="00F01060"/>
    <w:rsid w:val="00F022E4"/>
    <w:rsid w:val="00F023F9"/>
    <w:rsid w:val="00F05B15"/>
    <w:rsid w:val="00F11BBC"/>
    <w:rsid w:val="00F22924"/>
    <w:rsid w:val="00F23A19"/>
    <w:rsid w:val="00F26897"/>
    <w:rsid w:val="00F37DDA"/>
    <w:rsid w:val="00F43606"/>
    <w:rsid w:val="00F43CDC"/>
    <w:rsid w:val="00F54AF1"/>
    <w:rsid w:val="00F64578"/>
    <w:rsid w:val="00F67BCD"/>
    <w:rsid w:val="00F8195D"/>
    <w:rsid w:val="00F91D4F"/>
    <w:rsid w:val="00F9502B"/>
    <w:rsid w:val="00FA3780"/>
    <w:rsid w:val="00FA46D2"/>
    <w:rsid w:val="00FA72A3"/>
    <w:rsid w:val="00FB64D1"/>
    <w:rsid w:val="00FD0B29"/>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0A7A"/>
    <w:pPr>
      <w:jc w:val="both"/>
    </w:pPr>
    <w:rPr>
      <w:rFonts w:ascii="Arial" w:hAnsi="Arial" w:cs="Arial"/>
      <w:shd w:val="clear" w:color="auto" w:fill="FFFFFF"/>
    </w:rPr>
  </w:style>
  <w:style w:type="paragraph" w:styleId="Titre1">
    <w:name w:val="heading 1"/>
    <w:basedOn w:val="Normal"/>
    <w:next w:val="Normal"/>
    <w:link w:val="Titre1Car"/>
    <w:uiPriority w:val="9"/>
    <w:qFormat/>
    <w:rsid w:val="00EE5081"/>
    <w:pPr>
      <w:keepNext/>
      <w:keepLines/>
      <w:numPr>
        <w:numId w:val="7"/>
      </w:numPr>
      <w:spacing w:before="240" w:after="120"/>
      <w:ind w:left="431" w:hanging="431"/>
      <w:outlineLvl w:val="0"/>
    </w:pPr>
    <w:rPr>
      <w:rFonts w:eastAsiaTheme="majorEastAsia"/>
      <w:b/>
      <w:color w:val="0070C0"/>
      <w:sz w:val="36"/>
      <w:szCs w:val="36"/>
      <w:lang w:eastAsia="fr-CH"/>
    </w:rPr>
  </w:style>
  <w:style w:type="paragraph" w:styleId="Titre2">
    <w:name w:val="heading 2"/>
    <w:basedOn w:val="Normal"/>
    <w:next w:val="Normal"/>
    <w:link w:val="Titre2Car"/>
    <w:uiPriority w:val="9"/>
    <w:unhideWhenUsed/>
    <w:qFormat/>
    <w:rsid w:val="00EE5081"/>
    <w:pPr>
      <w:keepNext/>
      <w:keepLines/>
      <w:numPr>
        <w:ilvl w:val="1"/>
        <w:numId w:val="7"/>
      </w:numPr>
      <w:spacing w:before="40" w:after="120"/>
      <w:ind w:left="578" w:hanging="578"/>
      <w:outlineLvl w:val="1"/>
    </w:pPr>
    <w:rPr>
      <w:rFonts w:eastAsiaTheme="majorEastAsia"/>
      <w:b/>
      <w:color w:val="0070C0"/>
      <w:sz w:val="32"/>
      <w:szCs w:val="26"/>
    </w:rPr>
  </w:style>
  <w:style w:type="paragraph" w:styleId="Titre3">
    <w:name w:val="heading 3"/>
    <w:basedOn w:val="Normal"/>
    <w:next w:val="Normal"/>
    <w:link w:val="Titre3Car"/>
    <w:uiPriority w:val="9"/>
    <w:unhideWhenUsed/>
    <w:qFormat/>
    <w:rsid w:val="00EE5081"/>
    <w:pPr>
      <w:keepNext/>
      <w:keepLines/>
      <w:numPr>
        <w:ilvl w:val="2"/>
        <w:numId w:val="7"/>
      </w:numPr>
      <w:spacing w:before="40" w:after="120"/>
      <w:ind w:left="720"/>
      <w:outlineLvl w:val="2"/>
    </w:pPr>
    <w:rPr>
      <w:rFonts w:eastAsiaTheme="majorEastAsia"/>
      <w:b/>
      <w:color w:val="0070C0"/>
      <w:sz w:val="24"/>
      <w:szCs w:val="24"/>
    </w:rPr>
  </w:style>
  <w:style w:type="paragraph" w:styleId="Titre4">
    <w:name w:val="heading 4"/>
    <w:basedOn w:val="Normal"/>
    <w:next w:val="Normal"/>
    <w:link w:val="Titre4Car"/>
    <w:uiPriority w:val="9"/>
    <w:unhideWhenUsed/>
    <w:qFormat/>
    <w:rsid w:val="00EE5081"/>
    <w:pPr>
      <w:keepNext/>
      <w:keepLines/>
      <w:numPr>
        <w:ilvl w:val="3"/>
        <w:numId w:val="7"/>
      </w:numPr>
      <w:spacing w:before="40" w:after="120"/>
      <w:ind w:left="992" w:hanging="992"/>
      <w:outlineLvl w:val="3"/>
    </w:pPr>
    <w:rPr>
      <w:rFonts w:eastAsiaTheme="majorEastAsia"/>
      <w:b/>
      <w:iCs/>
      <w:color w:val="0070C0"/>
      <w:sz w:val="24"/>
    </w:rPr>
  </w:style>
  <w:style w:type="paragraph" w:styleId="Titre5">
    <w:name w:val="heading 5"/>
    <w:basedOn w:val="Normal"/>
    <w:next w:val="Normal"/>
    <w:link w:val="Titre5Car"/>
    <w:uiPriority w:val="9"/>
    <w:unhideWhenUsed/>
    <w:qFormat/>
    <w:rsid w:val="00EE5081"/>
    <w:pPr>
      <w:keepNext/>
      <w:keepLines/>
      <w:numPr>
        <w:ilvl w:val="4"/>
        <w:numId w:val="7"/>
      </w:numPr>
      <w:spacing w:before="40" w:after="120"/>
      <w:ind w:left="1009" w:hanging="1009"/>
      <w:outlineLvl w:val="4"/>
    </w:pPr>
    <w:rPr>
      <w:rFonts w:eastAsiaTheme="majorEastAsia"/>
      <w:b/>
      <w:color w:val="0070C0"/>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E5081"/>
    <w:rPr>
      <w:rFonts w:ascii="Arial" w:eastAsiaTheme="majorEastAsia" w:hAnsi="Arial" w:cs="Arial"/>
      <w:b/>
      <w:color w:val="0070C0"/>
      <w:sz w:val="36"/>
      <w:szCs w:val="36"/>
      <w:lang w:eastAsia="fr-CH"/>
    </w:rPr>
  </w:style>
  <w:style w:type="character" w:customStyle="1" w:styleId="Titre2Car">
    <w:name w:val="Titre 2 Car"/>
    <w:basedOn w:val="Policepardfaut"/>
    <w:link w:val="Titre2"/>
    <w:uiPriority w:val="9"/>
    <w:rsid w:val="00EE5081"/>
    <w:rPr>
      <w:rFonts w:ascii="Arial" w:eastAsiaTheme="majorEastAsia" w:hAnsi="Arial" w:cs="Arial"/>
      <w:b/>
      <w:color w:val="0070C0"/>
      <w:sz w:val="32"/>
      <w:szCs w:val="26"/>
    </w:rPr>
  </w:style>
  <w:style w:type="character" w:customStyle="1" w:styleId="Titre3Car">
    <w:name w:val="Titre 3 Car"/>
    <w:basedOn w:val="Policepardfaut"/>
    <w:link w:val="Titre3"/>
    <w:uiPriority w:val="9"/>
    <w:rsid w:val="00EE5081"/>
    <w:rPr>
      <w:rFonts w:ascii="Arial" w:eastAsiaTheme="majorEastAsia" w:hAnsi="Arial" w:cs="Arial"/>
      <w:b/>
      <w:color w:val="0070C0"/>
      <w:sz w:val="24"/>
      <w:szCs w:val="24"/>
    </w:rPr>
  </w:style>
  <w:style w:type="character" w:customStyle="1" w:styleId="Titre4Car">
    <w:name w:val="Titre 4 Car"/>
    <w:basedOn w:val="Policepardfaut"/>
    <w:link w:val="Titre4"/>
    <w:uiPriority w:val="9"/>
    <w:rsid w:val="00EE5081"/>
    <w:rPr>
      <w:rFonts w:ascii="Arial" w:eastAsiaTheme="majorEastAsia" w:hAnsi="Arial" w:cs="Arial"/>
      <w:b/>
      <w:iCs/>
      <w:color w:val="0070C0"/>
      <w:sz w:val="24"/>
    </w:rPr>
  </w:style>
  <w:style w:type="character" w:customStyle="1" w:styleId="Titre5Car">
    <w:name w:val="Titre 5 Car"/>
    <w:basedOn w:val="Policepardfaut"/>
    <w:link w:val="Titre5"/>
    <w:uiPriority w:val="9"/>
    <w:rsid w:val="00EE5081"/>
    <w:rPr>
      <w:rFonts w:ascii="Arial" w:eastAsiaTheme="majorEastAsia" w:hAnsi="Arial" w:cs="Arial"/>
      <w:b/>
      <w:color w:val="0070C0"/>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paragraph" w:styleId="En-ttedetabledesmatires">
    <w:name w:val="TOC Heading"/>
    <w:basedOn w:val="Titre1"/>
    <w:next w:val="Normal"/>
    <w:uiPriority w:val="39"/>
    <w:unhideWhenUsed/>
    <w:qFormat/>
    <w:rsid w:val="0047481D"/>
    <w:pPr>
      <w:outlineLvl w:val="9"/>
    </w:pPr>
  </w:style>
  <w:style w:type="paragraph" w:styleId="Paragraphedeliste">
    <w:name w:val="List Paragraph"/>
    <w:basedOn w:val="Normal"/>
    <w:uiPriority w:val="34"/>
    <w:qFormat/>
    <w:rsid w:val="007734BD"/>
    <w:pPr>
      <w:numPr>
        <w:numId w:val="16"/>
      </w:numPr>
      <w:contextualSpacing/>
    </w:pPr>
    <w:rPr>
      <w:szCs w:val="24"/>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 w:type="character" w:customStyle="1" w:styleId="Mentionnonrsolue4">
    <w:name w:val="Mention non résolue4"/>
    <w:basedOn w:val="Policepardfaut"/>
    <w:uiPriority w:val="99"/>
    <w:semiHidden/>
    <w:unhideWhenUsed/>
    <w:rsid w:val="00AB28D5"/>
    <w:rPr>
      <w:color w:val="808080"/>
      <w:shd w:val="clear" w:color="auto" w:fill="E6E6E6"/>
    </w:rPr>
  </w:style>
  <w:style w:type="character" w:customStyle="1" w:styleId="lang-en">
    <w:name w:val="lang-en"/>
    <w:basedOn w:val="Policepardfaut"/>
    <w:rsid w:val="009A7E67"/>
  </w:style>
  <w:style w:type="character" w:customStyle="1" w:styleId="nowrap">
    <w:name w:val="nowrap"/>
    <w:basedOn w:val="Policepardfaut"/>
    <w:rsid w:val="00DA2D85"/>
  </w:style>
  <w:style w:type="character" w:customStyle="1" w:styleId="UnresolvedMention">
    <w:name w:val="Unresolved Mention"/>
    <w:basedOn w:val="Policepardfaut"/>
    <w:uiPriority w:val="99"/>
    <w:semiHidden/>
    <w:unhideWhenUsed/>
    <w:rsid w:val="00666F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056559">
      <w:bodyDiv w:val="1"/>
      <w:marLeft w:val="0"/>
      <w:marRight w:val="0"/>
      <w:marTop w:val="0"/>
      <w:marBottom w:val="0"/>
      <w:divBdr>
        <w:top w:val="none" w:sz="0" w:space="0" w:color="auto"/>
        <w:left w:val="none" w:sz="0" w:space="0" w:color="auto"/>
        <w:bottom w:val="none" w:sz="0" w:space="0" w:color="auto"/>
        <w:right w:val="none" w:sz="0" w:space="0" w:color="auto"/>
      </w:divBdr>
    </w:div>
    <w:div w:id="1415323321">
      <w:bodyDiv w:val="1"/>
      <w:marLeft w:val="0"/>
      <w:marRight w:val="0"/>
      <w:marTop w:val="0"/>
      <w:marBottom w:val="0"/>
      <w:divBdr>
        <w:top w:val="none" w:sz="0" w:space="0" w:color="auto"/>
        <w:left w:val="none" w:sz="0" w:space="0" w:color="auto"/>
        <w:bottom w:val="none" w:sz="0" w:space="0" w:color="auto"/>
        <w:right w:val="none" w:sz="0" w:space="0" w:color="auto"/>
      </w:divBdr>
    </w:div>
    <w:div w:id="1653411606">
      <w:bodyDiv w:val="1"/>
      <w:marLeft w:val="0"/>
      <w:marRight w:val="0"/>
      <w:marTop w:val="0"/>
      <w:marBottom w:val="0"/>
      <w:divBdr>
        <w:top w:val="none" w:sz="0" w:space="0" w:color="auto"/>
        <w:left w:val="none" w:sz="0" w:space="0" w:color="auto"/>
        <w:bottom w:val="none" w:sz="0" w:space="0" w:color="auto"/>
        <w:right w:val="none" w:sz="0" w:space="0" w:color="auto"/>
      </w:divBdr>
    </w:div>
    <w:div w:id="1690253137">
      <w:bodyDiv w:val="1"/>
      <w:marLeft w:val="0"/>
      <w:marRight w:val="0"/>
      <w:marTop w:val="0"/>
      <w:marBottom w:val="0"/>
      <w:divBdr>
        <w:top w:val="none" w:sz="0" w:space="0" w:color="auto"/>
        <w:left w:val="none" w:sz="0" w:space="0" w:color="auto"/>
        <w:bottom w:val="none" w:sz="0" w:space="0" w:color="auto"/>
        <w:right w:val="none" w:sz="0" w:space="0" w:color="auto"/>
      </w:divBdr>
    </w:div>
    <w:div w:id="175289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stuff.mit.edu/afs/athena/project/rhel-doc/3/rhel-sag-fr-3/s1-raid-approaches.html" TargetMode="External"/><Relationship Id="rId89" Type="http://schemas.openxmlformats.org/officeDocument/2006/relationships/hyperlink" Target="https://community.netapp.com/t5/Tech-OnTap-Articles/Back-to-Basics-RAID-DP/ta-p/86123?REF_SOURCE=EMMtot-1110&amp;h" TargetMode="Externa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fr.wikipedia.org/wiki/Intel" TargetMode="External"/><Relationship Id="rId58" Type="http://schemas.openxmlformats.org/officeDocument/2006/relationships/image" Target="media/image43.png"/><Relationship Id="rId74" Type="http://schemas.openxmlformats.org/officeDocument/2006/relationships/hyperlink" Target="https://www.casinosbarriere.com/fr/montreux.html" TargetMode="External"/><Relationship Id="rId79" Type="http://schemas.openxmlformats.org/officeDocument/2006/relationships/hyperlink" Target="https://www.admin.ch/opc/fr/classified-compilation/19920153/index.html"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www.materiel-informatique.be/disque-dur.php" TargetMode="External"/><Relationship Id="rId95" Type="http://schemas.openxmlformats.org/officeDocument/2006/relationships/hyperlink" Target="http://www.europ-computer.com/dossiers/dossier_6_18.html"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jpeg"/><Relationship Id="rId48" Type="http://schemas.openxmlformats.org/officeDocument/2006/relationships/image" Target="media/image37.jpe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hyperlink" Target="https://m.youtube.com/watch?v=OUMGp3HHel4" TargetMode="External"/><Relationship Id="rId85" Type="http://schemas.openxmlformats.org/officeDocument/2006/relationships/hyperlink" Target="https://fr.wikipedia.org/wiki/Stockage_d%27information" TargetMode="External"/><Relationship Id="rId12" Type="http://schemas.openxmlformats.org/officeDocument/2006/relationships/image" Target="media/image3.jpeg"/><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4.png"/><Relationship Id="rId67" Type="http://schemas.openxmlformats.org/officeDocument/2006/relationships/image" Target="media/image52.png"/><Relationship Id="rId103"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fr.wikipedia.org/wiki/Bus_informatique"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www.loro.ch" TargetMode="External"/><Relationship Id="rId83" Type="http://schemas.openxmlformats.org/officeDocument/2006/relationships/hyperlink" Target="http://www.hardware-attitude.com/fiche-885-carte-raid-sata-adaptec-2820sa---8-ports-sata-ii-pci-x.html" TargetMode="External"/><Relationship Id="rId88" Type="http://schemas.openxmlformats.org/officeDocument/2006/relationships/hyperlink" Target="https://fr.wikipedia.org/wiki/Disque_dur" TargetMode="External"/><Relationship Id="rId91" Type="http://schemas.openxmlformats.org/officeDocument/2006/relationships/hyperlink" Target="https://fr.wikipedia.org/wiki/Linear_Tape-Open" TargetMode="External"/><Relationship Id="rId96" Type="http://schemas.openxmlformats.org/officeDocument/2006/relationships/hyperlink" Target="https://openclassrooms.com/fr/courses/1831821-la-connectique-informatiqu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2.jpeg"/><Relationship Id="rId10" Type="http://schemas.openxmlformats.org/officeDocument/2006/relationships/image" Target="media/image1.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fr.wikipedia.org/wiki/N%C5%93ud_(r%C3%A9seau)" TargetMode="External"/><Relationship Id="rId81" Type="http://schemas.openxmlformats.org/officeDocument/2006/relationships/hyperlink" Target="http://urlz.fr/7Kpu" TargetMode="External"/><Relationship Id="rId86" Type="http://schemas.openxmlformats.org/officeDocument/2006/relationships/hyperlink" Target="https://www.commentcamarche.com/contents/739-cle-usb" TargetMode="External"/><Relationship Id="rId94" Type="http://schemas.openxmlformats.org/officeDocument/2006/relationships/hyperlink" Target="https://www.ldlc.com/guides/AL00000601/guide+les+onduleurs/" TargetMode="External"/><Relationship Id="rId99" Type="http://schemas.openxmlformats.org/officeDocument/2006/relationships/hyperlink" Target="https://blog.netapp.com/wp-content/uploads/2016/05/iscsi_blog_images-1.jpg" TargetMode="External"/><Relationship Id="rId101" Type="http://schemas.openxmlformats.org/officeDocument/2006/relationships/hyperlink" Target="https://www.01net.com/actualites/le-protocole-iscsi-152216.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package" Target="embeddings/Dessin_Microsoft_Visio.vsdx"/><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hyperlink" Target="https://fr.wikipedia.org/wiki/Carte_d%27extension" TargetMode="External"/><Relationship Id="rId76" Type="http://schemas.openxmlformats.org/officeDocument/2006/relationships/hyperlink" Target="https://www.vtx.ch" TargetMode="External"/><Relationship Id="rId97" Type="http://schemas.openxmlformats.org/officeDocument/2006/relationships/hyperlink" Target="https://fr.wikipedia.org/wiki/Plan_de_reprise_d%27activit%C3%A9"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www.commentcamarche.com/contents/994-onduleur"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jpeg"/><Relationship Id="rId45" Type="http://schemas.openxmlformats.org/officeDocument/2006/relationships/image" Target="media/image34.jpeg"/><Relationship Id="rId66" Type="http://schemas.openxmlformats.org/officeDocument/2006/relationships/image" Target="media/image51.png"/><Relationship Id="rId87" Type="http://schemas.openxmlformats.org/officeDocument/2006/relationships/hyperlink" Target="https://fr.wikipedia.org/wiki/Cl%C3%A9_USB" TargetMode="External"/><Relationship Id="rId61" Type="http://schemas.openxmlformats.org/officeDocument/2006/relationships/image" Target="media/image46.png"/><Relationship Id="rId82" Type="http://schemas.openxmlformats.org/officeDocument/2006/relationships/hyperlink" Target="https://fr.wikipedia.org/wiki/RAID_(informatique)" TargetMode="Externa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image" Target="media/image24.jpeg"/><Relationship Id="rId56" Type="http://schemas.openxmlformats.org/officeDocument/2006/relationships/hyperlink" Target="https://fr.wikipedia.org/wiki/Carte_m%C3%A8re" TargetMode="External"/><Relationship Id="rId77" Type="http://schemas.openxmlformats.org/officeDocument/2006/relationships/hyperlink" Target="https://fr.wikipedia.org/wiki/Grappe_de_serveurs" TargetMode="External"/><Relationship Id="rId100" Type="http://schemas.openxmlformats.org/officeDocument/2006/relationships/hyperlink" Target="https://www.snia.org/sites/default/orig/sdc_archives/2010_presentations/monday/MahmoudJibbe_ISCSI_FCoE__testing-verA.pdf" TargetMode="External"/><Relationship Id="rId8" Type="http://schemas.openxmlformats.org/officeDocument/2006/relationships/header" Target="header1.xml"/><Relationship Id="rId51" Type="http://schemas.openxmlformats.org/officeDocument/2006/relationships/image" Target="media/image40.jpeg"/><Relationship Id="rId72" Type="http://schemas.openxmlformats.org/officeDocument/2006/relationships/image" Target="media/image57.png"/><Relationship Id="rId93" Type="http://schemas.openxmlformats.org/officeDocument/2006/relationships/hyperlink" Target="https://sitelec.org/cours/abati/flash/onduleur.htm" TargetMode="External"/><Relationship Id="rId98" Type="http://schemas.openxmlformats.org/officeDocument/2006/relationships/hyperlink" Target="https://fr.wikipedia.org/wiki/Small_Computer_System_Interface"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fr.wikipedia.org/wiki/N%C5%93ud_(r%C3%A9seau)" TargetMode="External"/><Relationship Id="rId1" Type="http://schemas.openxmlformats.org/officeDocument/2006/relationships/hyperlink" Target="https://fr.wikipedia.org/wiki/Grappe_de_serveur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E70CA-3836-415F-955A-F104B95FD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4946</TotalTime>
  <Pages>42</Pages>
  <Words>10718</Words>
  <Characters>58953</Characters>
  <Application>Microsoft Office Word</Application>
  <DocSecurity>0</DocSecurity>
  <Lines>491</Lines>
  <Paragraphs>139</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69532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Ton e Day</cp:lastModifiedBy>
  <cp:revision>103</cp:revision>
  <cp:lastPrinted>2018-09-08T15:16:00Z</cp:lastPrinted>
  <dcterms:created xsi:type="dcterms:W3CDTF">2018-12-06T10:36:00Z</dcterms:created>
  <dcterms:modified xsi:type="dcterms:W3CDTF">2018-12-16T15:07:00Z</dcterms:modified>
</cp:coreProperties>
</file>